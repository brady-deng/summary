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A7A1F" w14:textId="77777777" w:rsidR="003E5245" w:rsidRDefault="003E5245" w:rsidP="003E5245">
      <w:pPr>
        <w:rPr>
          <w:b/>
        </w:rPr>
      </w:pPr>
      <w:bookmarkStart w:id="0" w:name="_GoBack"/>
      <w:bookmarkEnd w:id="0"/>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0A37D931"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sidR="00B900C2">
        <w:rPr>
          <w:rFonts w:hint="eastAsia"/>
        </w:rPr>
        <w:t>。纵观上述研究</w:t>
      </w:r>
      <w:r>
        <w:rPr>
          <w:rFonts w:hint="eastAsia"/>
        </w:rPr>
        <w:t>大致可以分为两</w:t>
      </w:r>
      <w:r w:rsidR="00B900C2">
        <w:rPr>
          <w:rFonts w:hint="eastAsia"/>
        </w:rPr>
        <w:t>类</w:t>
      </w:r>
      <w:r>
        <w:rPr>
          <w:rFonts w:hint="eastAsia"/>
        </w:rPr>
        <w:t>，</w:t>
      </w:r>
      <w:r w:rsidRPr="006C441C">
        <w:rPr>
          <w:rFonts w:hint="eastAsia"/>
        </w:rPr>
        <w:t>一是基于</w:t>
      </w:r>
      <w:r w:rsidR="00DF2EE1">
        <w:rPr>
          <w:rFonts w:hint="eastAsia"/>
        </w:rPr>
        <w:t>SAHS</w:t>
      </w:r>
      <w:r w:rsidRPr="006C441C">
        <w:rPr>
          <w:rFonts w:hint="eastAsia"/>
        </w:rPr>
        <w:t>事件</w:t>
      </w:r>
      <w:r w:rsidR="005D74F8">
        <w:rPr>
          <w:rFonts w:hint="eastAsia"/>
        </w:rPr>
        <w:t>检测计算AHI</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sidR="00B900C2">
        <w:rPr>
          <w:rFonts w:hint="eastAsia"/>
        </w:rPr>
        <w:t>技术</w:t>
      </w:r>
      <w:r>
        <w:rPr>
          <w:rFonts w:hint="eastAsia"/>
        </w:rPr>
        <w:t>在SAHS诊断中的可行性，</w:t>
      </w:r>
      <w:r w:rsidR="005D74F8">
        <w:rPr>
          <w:rFonts w:hint="eastAsia"/>
        </w:rPr>
        <w:t>选用的信号为口鼻流量信号与血氧信号的组合，口鼻流量信号可以弥补血氧信号</w:t>
      </w:r>
      <w:r w:rsidR="00876A76">
        <w:rPr>
          <w:rFonts w:hint="eastAsia"/>
        </w:rPr>
        <w:t>时间延迟</w:t>
      </w:r>
      <w:r w:rsidR="005D74F8">
        <w:rPr>
          <w:rFonts w:hint="eastAsia"/>
        </w:rPr>
        <w:t>问题，而血氧信号可以为SAHS检测提供更多的参考信息。</w:t>
      </w:r>
      <w:r w:rsidR="00876A76">
        <w:rPr>
          <w:rFonts w:hint="eastAsia"/>
        </w:rPr>
        <w:t>与此同时，我们提出了两路不同长度的时间窗构成</w:t>
      </w:r>
      <w:r w:rsidR="005D74F8">
        <w:rPr>
          <w:rFonts w:hint="eastAsia"/>
        </w:rPr>
        <w:t>分类器的</w:t>
      </w:r>
      <w:r w:rsidR="00876A76">
        <w:rPr>
          <w:rFonts w:hint="eastAsia"/>
        </w:rPr>
        <w:t>级联设计，可</w:t>
      </w:r>
      <w:r w:rsidR="005D74F8">
        <w:rPr>
          <w:rFonts w:hint="eastAsia"/>
        </w:rPr>
        <w:t>实现</w:t>
      </w:r>
      <w:r w:rsidR="00876A76">
        <w:rPr>
          <w:rFonts w:hint="eastAsia"/>
        </w:rPr>
        <w:t>SAHS事件检出率有效提升</w:t>
      </w:r>
      <w:r w:rsidR="005D74F8">
        <w:rPr>
          <w:rFonts w:hint="eastAsia"/>
        </w:rPr>
        <w:t>。</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291D4BEC"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Pr>
          <w:rFonts w:hint="eastAsia"/>
        </w:rPr>
        <w:t>system进行记录的。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6C3D99">
        <w:rPr>
          <w:rFonts w:hint="eastAsia"/>
        </w:rPr>
        <w:t>原始数据中分别含有</w:t>
      </w:r>
      <w:r w:rsidR="00E37674">
        <w:rPr>
          <w:rFonts w:hint="eastAsia"/>
        </w:rPr>
        <w:t>2名非SAHS患者、1</w:t>
      </w:r>
      <w:r w:rsidR="00E37674">
        <w:t>0</w:t>
      </w:r>
      <w:r w:rsidR="00E37674">
        <w:rPr>
          <w:rFonts w:hint="eastAsia"/>
        </w:rPr>
        <w:t>名轻度SAHS患者、5名中度SAHS患者、5名重度SAHS患者，为了尽量平衡每类患者的数目，</w:t>
      </w:r>
      <w:r w:rsidR="00E37674" w:rsidRPr="00992469">
        <w:rPr>
          <w:rFonts w:hint="eastAsia"/>
          <w:highlight w:val="yellow"/>
        </w:rPr>
        <w:t>我们随机在</w:t>
      </w:r>
      <w:r w:rsidR="00E37674">
        <w:rPr>
          <w:rFonts w:hint="eastAsia"/>
        </w:rPr>
        <w:t>每类患者中分别选取了2、4、4、5名患者进行后续的训练与测试。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1"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1"/>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3E5245" w:rsidRPr="00487D54" w14:paraId="1B4FB812" w14:textId="77777777" w:rsidTr="00DF2EE1">
        <w:trPr>
          <w:trHeight w:val="285"/>
        </w:trPr>
        <w:tc>
          <w:tcPr>
            <w:tcW w:w="0" w:type="auto"/>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0" w:type="auto"/>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DF2EE1">
        <w:trPr>
          <w:trHeight w:val="285"/>
        </w:trPr>
        <w:tc>
          <w:tcPr>
            <w:tcW w:w="0" w:type="auto"/>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5088EAF9"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DF2EE1">
        <w:trPr>
          <w:trHeight w:val="285"/>
        </w:trPr>
        <w:tc>
          <w:tcPr>
            <w:tcW w:w="0" w:type="auto"/>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021C40C"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DF2EE1">
        <w:trPr>
          <w:trHeight w:val="285"/>
        </w:trPr>
        <w:tc>
          <w:tcPr>
            <w:tcW w:w="0" w:type="auto"/>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7A0105B3"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DF2EE1">
        <w:trPr>
          <w:trHeight w:val="285"/>
        </w:trPr>
        <w:tc>
          <w:tcPr>
            <w:tcW w:w="0" w:type="auto"/>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302A9454"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DF2EE1">
        <w:trPr>
          <w:trHeight w:val="285"/>
        </w:trPr>
        <w:tc>
          <w:tcPr>
            <w:tcW w:w="0" w:type="auto"/>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63837DBF"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77777777" w:rsidR="003E5245" w:rsidRPr="00871984" w:rsidRDefault="003E5245" w:rsidP="003E5245">
      <w:pPr>
        <w:rPr>
          <w:b/>
        </w:rPr>
      </w:pPr>
      <w:r>
        <w:rPr>
          <w:rFonts w:hint="eastAsia"/>
          <w:b/>
        </w:rPr>
        <w:t>2.</w:t>
      </w:r>
      <w:r>
        <w:rPr>
          <w:b/>
        </w:rPr>
        <w:t xml:space="preserve">2 </w:t>
      </w:r>
      <w:r>
        <w:rPr>
          <w:rFonts w:hint="eastAsia"/>
          <w:b/>
        </w:rPr>
        <w:t>方法设计</w:t>
      </w:r>
    </w:p>
    <w:p w14:paraId="2328DD86" w14:textId="00931798" w:rsidR="003E5245" w:rsidRDefault="003E5245" w:rsidP="003E5245">
      <w:pPr>
        <w:rPr>
          <w:b/>
        </w:rPr>
      </w:pPr>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w:t>
      </w:r>
      <w:r w:rsidR="003A67C1">
        <w:rPr>
          <w:rFonts w:hint="eastAsia"/>
        </w:rPr>
        <w:t>（Normal）</w:t>
      </w:r>
      <w:r>
        <w:rPr>
          <w:rFonts w:hint="eastAsia"/>
        </w:rPr>
        <w:t>或AH</w:t>
      </w:r>
      <w:r w:rsidR="003A67C1">
        <w:rPr>
          <w:rFonts w:hint="eastAsia"/>
        </w:rPr>
        <w:t>（Apnea</w:t>
      </w:r>
      <w:r w:rsidR="003A67C1">
        <w:t xml:space="preserve"> </w:t>
      </w:r>
      <w:r w:rsidR="003A67C1">
        <w:rPr>
          <w:rFonts w:hint="eastAsia"/>
        </w:rPr>
        <w:t>or</w:t>
      </w:r>
      <w:r w:rsidR="003A67C1">
        <w:t xml:space="preserve"> </w:t>
      </w:r>
      <w:r w:rsidR="003A67C1">
        <w:rPr>
          <w:rFonts w:hint="eastAsia"/>
        </w:rPr>
        <w:t>Hypopnea）</w:t>
      </w:r>
      <w:r>
        <w:rPr>
          <w:rFonts w:hint="eastAsia"/>
        </w:rPr>
        <w:t>）；4）经过事件检测器计算出AHI指数对SAHS严重程度</w:t>
      </w:r>
      <w:r w:rsidR="0019591B">
        <w:rPr>
          <w:rFonts w:hint="eastAsia"/>
        </w:rPr>
        <w:t>做出</w:t>
      </w:r>
      <w:r>
        <w:rPr>
          <w:rFonts w:hint="eastAsia"/>
        </w:rPr>
        <w:t>判断</w:t>
      </w:r>
      <w:r w:rsidR="00E26004">
        <w:rPr>
          <w:rFonts w:hint="eastAsia"/>
        </w:rPr>
        <w:t>（</w:t>
      </w:r>
      <w:r w:rsidR="008D3739">
        <w:fldChar w:fldCharType="begin"/>
      </w:r>
      <w:r w:rsidR="008D3739">
        <w:instrText xml:space="preserve"> </w:instrText>
      </w:r>
      <w:r w:rsidR="008D3739">
        <w:rPr>
          <w:rFonts w:hint="eastAsia"/>
        </w:rPr>
        <w:instrText>REF _Ref532980972 \h</w:instrText>
      </w:r>
      <w:r w:rsidR="008D3739">
        <w:instrText xml:space="preserve"> </w:instrText>
      </w:r>
      <w:r w:rsidR="008D3739">
        <w:fldChar w:fldCharType="separate"/>
      </w:r>
      <w:r w:rsidR="00DD1662">
        <w:t xml:space="preserve">图 </w:t>
      </w:r>
      <w:r w:rsidR="00DD1662">
        <w:rPr>
          <w:noProof/>
        </w:rPr>
        <w:t>1</w:t>
      </w:r>
      <w:r w:rsidR="008D3739">
        <w:fldChar w:fldCharType="end"/>
      </w:r>
      <w:r w:rsidR="00E26004">
        <w:rPr>
          <w:rFonts w:hint="eastAsia"/>
        </w:rPr>
        <w:t>）</w:t>
      </w:r>
      <w:r>
        <w:rPr>
          <w:rFonts w:hint="eastAsia"/>
        </w:rPr>
        <w:t>。</w:t>
      </w:r>
    </w:p>
    <w:p w14:paraId="5C484C06" w14:textId="30161EC4" w:rsidR="001A752A" w:rsidRDefault="00E26004" w:rsidP="003E5245">
      <w:r>
        <w:rPr>
          <w:rFonts w:hint="eastAsia"/>
          <w:noProof/>
        </w:rPr>
        <mc:AlternateContent>
          <mc:Choice Requires="wpg">
            <w:drawing>
              <wp:anchor distT="0" distB="0" distL="114300" distR="114300" simplePos="0" relativeHeight="251636736" behindDoc="0" locked="0" layoutInCell="1" allowOverlap="1" wp14:anchorId="5BA71959" wp14:editId="35FE6925">
                <wp:simplePos x="0" y="0"/>
                <wp:positionH relativeFrom="column">
                  <wp:posOffset>1988</wp:posOffset>
                </wp:positionH>
                <wp:positionV relativeFrom="paragraph">
                  <wp:posOffset>198727</wp:posOffset>
                </wp:positionV>
                <wp:extent cx="5274310" cy="3132455"/>
                <wp:effectExtent l="0" t="0" r="2540" b="0"/>
                <wp:wrapTopAndBottom/>
                <wp:docPr id="70" name="组合 70"/>
                <wp:cNvGraphicFramePr/>
                <a:graphic xmlns:a="http://schemas.openxmlformats.org/drawingml/2006/main">
                  <a:graphicData uri="http://schemas.microsoft.com/office/word/2010/wordprocessingGroup">
                    <wpg:wgp>
                      <wpg:cNvGrpSpPr/>
                      <wpg:grpSpPr>
                        <a:xfrm>
                          <a:off x="0" y="0"/>
                          <a:ext cx="5274310" cy="3132455"/>
                          <a:chOff x="0" y="0"/>
                          <a:chExt cx="5274310" cy="3132455"/>
                        </a:xfrm>
                      </wpg:grpSpPr>
                      <pic:pic xmlns:pic="http://schemas.openxmlformats.org/drawingml/2006/picture">
                        <pic:nvPicPr>
                          <pic:cNvPr id="68" name="图片 6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88615"/>
                          </a:xfrm>
                          <a:prstGeom prst="rect">
                            <a:avLst/>
                          </a:prstGeom>
                        </pic:spPr>
                      </pic:pic>
                      <wps:wsp>
                        <wps:cNvPr id="69" name="文本框 69"/>
                        <wps:cNvSpPr txBox="1"/>
                        <wps:spPr>
                          <a:xfrm>
                            <a:off x="0" y="2941955"/>
                            <a:ext cx="5274310" cy="190500"/>
                          </a:xfrm>
                          <a:prstGeom prst="rect">
                            <a:avLst/>
                          </a:prstGeom>
                          <a:solidFill>
                            <a:prstClr val="white"/>
                          </a:solidFill>
                          <a:ln>
                            <a:noFill/>
                          </a:ln>
                        </wps:spPr>
                        <wps:txbx>
                          <w:txbxContent>
                            <w:p w14:paraId="32120D13" w14:textId="2D96CE8B" w:rsidR="00876A76" w:rsidRDefault="00876A76" w:rsidP="00EE0A1D">
                              <w:pPr>
                                <w:pStyle w:val="a3"/>
                                <w:jc w:val="center"/>
                                <w:rPr>
                                  <w:noProof/>
                                </w:rPr>
                              </w:pPr>
                              <w:bookmarkStart w:id="2" w:name="_Ref532980972"/>
                              <w:bookmarkStart w:id="3"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2"/>
                              <w:r>
                                <w:t xml:space="preserve">. </w:t>
                              </w:r>
                              <w:r>
                                <w:t>预测流程</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71959" id="组合 70" o:spid="_x0000_s1026" style="position:absolute;left:0;text-align:left;margin-left:.15pt;margin-top:15.65pt;width:415.3pt;height:246.65pt;z-index:251636736" coordsize="52743,3132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8" o:spid="_x0000_s1027" type="#_x0000_t75" style="position:absolute;width:52743;height:28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AK/AAAA2wAAAA8AAABkcnMvZG93bnJldi54bWxET02LwjAQvQv7H8IseNN0i4hUoyy7iOJN&#10;V1BvQzM2xWYSmmjrvzcHYY+P971Y9bYRD2pD7VjB1zgDQVw6XXOl4Pi3Hs1AhIissXFMCp4UYLX8&#10;GCyw0K7jPT0OsRIphEOBCkyMvpAylIYshrHzxIm7utZiTLCtpG6xS+G2kXmWTaXFmlODQU8/hsrb&#10;4W4VTGbnS7/bXH5lZ7yv6nv+3JxypYaf/fccRKQ+/ovf7q1WME1j05f0A+Ty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3vgCvwAAANsAAAAPAAAAAAAAAAAAAAAAAJ8CAABk&#10;cnMvZG93bnJldi54bWxQSwUGAAAAAAQABAD3AAAAiwMAAAAA&#10;">
                  <v:imagedata r:id="rId8" o:title=""/>
                  <v:path arrowok="t"/>
                </v:shape>
                <v:shapetype id="_x0000_t202" coordsize="21600,21600" o:spt="202" path="m,l,21600r21600,l21600,xe">
                  <v:stroke joinstyle="miter"/>
                  <v:path gradientshapeok="t" o:connecttype="rect"/>
                </v:shapetype>
                <v:shape id="文本框 69" o:spid="_x0000_s1028" type="#_x0000_t202" style="position:absolute;top:29419;width:527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14:paraId="32120D13" w14:textId="2D96CE8B" w:rsidR="00876A76" w:rsidRDefault="00876A76" w:rsidP="00EE0A1D">
                        <w:pPr>
                          <w:pStyle w:val="a3"/>
                          <w:jc w:val="center"/>
                          <w:rPr>
                            <w:noProof/>
                          </w:rP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r>
                          <w:t>预测流程</w:t>
                        </w:r>
                        <w:bookmarkEnd w:id="5"/>
                      </w:p>
                    </w:txbxContent>
                  </v:textbox>
                </v:shape>
                <w10:wrap type="topAndBottom"/>
              </v:group>
            </w:pict>
          </mc:Fallback>
        </mc:AlternateContent>
      </w:r>
    </w:p>
    <w:p w14:paraId="7C3B8B7F" w14:textId="14B6E53B" w:rsidR="00A474F0" w:rsidRDefault="00A474F0" w:rsidP="003E5245">
      <w:r>
        <w:rPr>
          <w:rFonts w:hint="eastAsia"/>
        </w:rPr>
        <w:t>这里需要注意的一点是我们通过级联两个随机森林分类器的方式输出1</w:t>
      </w:r>
      <w:r>
        <w:t>0</w:t>
      </w:r>
      <w:r>
        <w:rPr>
          <w:rFonts w:hint="eastAsia"/>
        </w:rPr>
        <w:t>秒数据片段的预测结果序列，这里之所以使用这样的设计是因为传统的切割数据方法有两个缺陷：一方面如果切割窗口过长的话（比如说6</w:t>
      </w:r>
      <w:r>
        <w:t>0</w:t>
      </w:r>
      <w:r>
        <w:rPr>
          <w:rFonts w:hint="eastAsia"/>
        </w:rPr>
        <w:t>秒窗口）会造成之后的预测结果序列分辨率不高的情况，有可能会将相邻较近的两次SAHS事件预测成一次SAHS事件（</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（a））；另外一方面如果切割窗口过短的话（比如说5秒窗口），</w:t>
      </w:r>
      <w:r w:rsidR="008D3739">
        <w:rPr>
          <w:rFonts w:hint="eastAsia"/>
        </w:rPr>
        <w:t>单个</w:t>
      </w:r>
      <w:r>
        <w:rPr>
          <w:rFonts w:hint="eastAsia"/>
        </w:rPr>
        <w:t>数据片段中可能只</w:t>
      </w:r>
      <w:r w:rsidR="00587828">
        <w:rPr>
          <w:rFonts w:hint="eastAsia"/>
        </w:rPr>
        <w:t>包含</w:t>
      </w:r>
      <w:r>
        <w:rPr>
          <w:rFonts w:hint="eastAsia"/>
        </w:rPr>
        <w:t>一次完整呼吸甚至</w:t>
      </w:r>
      <w:r w:rsidR="00587828">
        <w:rPr>
          <w:rFonts w:hint="eastAsia"/>
        </w:rPr>
        <w:t>不能覆盖一次完整呼吸，这样的话难以提取出有效特征进行预测。</w:t>
      </w:r>
      <w:r>
        <w:rPr>
          <w:rFonts w:hint="eastAsia"/>
        </w:rPr>
        <w:t>（</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（b）），所以综合以上两点考虑，我们决定使用一种级联分类器的设计方法解决这个问题。</w:t>
      </w:r>
    </w:p>
    <w:p w14:paraId="13AF7556" w14:textId="7E13BD1E" w:rsidR="00944CD9" w:rsidRPr="00A474F0" w:rsidRDefault="00944CD9" w:rsidP="003E5245">
      <w:r>
        <w:rPr>
          <w:noProof/>
        </w:rPr>
        <mc:AlternateContent>
          <mc:Choice Requires="wps">
            <w:drawing>
              <wp:anchor distT="0" distB="0" distL="114300" distR="114300" simplePos="0" relativeHeight="251650048" behindDoc="0" locked="0" layoutInCell="1" allowOverlap="1" wp14:anchorId="3236935D" wp14:editId="7C14858E">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A90C75D" w14:textId="4C2BD646" w:rsidR="00876A76" w:rsidRDefault="00876A76" w:rsidP="00944CD9">
                            <w:pPr>
                              <w:pStyle w:val="a3"/>
                              <w:jc w:val="center"/>
                              <w:rPr>
                                <w:noProof/>
                              </w:rPr>
                            </w:pPr>
                            <w:bookmarkStart w:id="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6"/>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935D" id="文本框 99" o:spid="_x0000_s1029" type="#_x0000_t202" style="position:absolute;left:0;text-align:left;margin-left:-6pt;margin-top:101.6pt;width:421.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" stroked="f">
                <v:textbox style="mso-fit-shape-to-text:t" inset="0,0,0,0">
                  <w:txbxContent>
                    <w:p w14:paraId="2A90C75D" w14:textId="4C2BD646" w:rsidR="00876A76" w:rsidRDefault="00876A76" w:rsidP="00944CD9">
                      <w:pPr>
                        <w:pStyle w:val="a3"/>
                        <w:jc w:val="center"/>
                        <w:rPr>
                          <w:noProof/>
                        </w:rPr>
                      </w:pPr>
                      <w:bookmarkStart w:id="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7"/>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648000" behindDoc="0" locked="0" layoutInCell="1" allowOverlap="1" wp14:anchorId="4EC40D1A" wp14:editId="3A54A5FA">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9"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0BF7FBB2" w14:textId="77777777" w:rsidR="00876A76" w:rsidRDefault="00876A76" w:rsidP="00944CD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437F980E" w14:textId="77777777" w:rsidR="00876A76" w:rsidRDefault="00876A76" w:rsidP="00944CD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9"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C40D1A" id="组合 98" o:spid="_x0000_s1030" style="position:absolute;left:0;text-align:left;margin-left:-6pt;margin-top:0;width:421.4pt;height:97.15pt;z-index:251648000"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bS6vjNsEAABq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31" type="#_x0000_t75" style="position:absolute;left:27384;top:3048;width:26130;height:9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KaPFAAAA2wAAAA8AAABkcnMvZG93bnJldi54bWxEj91qwkAUhO8LfYflCN7VjQr+xGykFJS2&#10;UFuj3h+yxyQ0ezZkt7p9+25B8HKYmW+YbB1MKy7Uu8aygvEoAUFcWt1wpeB42DwtQDiPrLG1TAp+&#10;ycE6f3zIMNX2ynu6FL4SEcIuRQW1910qpStrMuhGtiOO3tn2Bn2UfSV1j9cIN62cJMlMGmw4LtTY&#10;0UtN5XfxYxQs5ruPz2IT3PFN7rdf3WkW7PJdqeEgPK9AeAr+Hr61X7WC5RT+v8QfI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cCmjxQAAANsAAAAPAAAAAAAAAAAAAAAA&#10;AJ8CAABkcnMvZG93bnJldi54bWxQSwUGAAAAAAQABAD3AAAAkQMAAAAA&#10;">
                  <v:imagedata r:id="rId10" o:title="" croptop="33454f" cropbottom="1218f" cropright="28882f"/>
                  <v:path arrowok="t"/>
                </v:shape>
                <v:shape id="文本框 94" o:spid="_x0000_s1032" type="#_x0000_t202" style="position:absolute;width:4997;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0BF7FBB2" w14:textId="77777777" w:rsidR="00876A76" w:rsidRDefault="00876A76" w:rsidP="00944CD9">
                        <w:r>
                          <w:rPr>
                            <w:rFonts w:hint="eastAsia"/>
                          </w:rPr>
                          <w:t>（a）</w:t>
                        </w:r>
                      </w:p>
                    </w:txbxContent>
                  </v:textbox>
                </v:shape>
                <v:shape id="文本框 95" o:spid="_x0000_s1033" type="#_x0000_t202" style="position:absolute;left:26717;width:499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437F980E" w14:textId="77777777" w:rsidR="00876A76" w:rsidRDefault="00876A76" w:rsidP="00944CD9">
                        <w:r>
                          <w:rPr>
                            <w:rFonts w:hint="eastAsia"/>
                          </w:rPr>
                          <w:t>（</w:t>
                        </w:r>
                        <w:r>
                          <w:t>b</w:t>
                        </w:r>
                        <w:r>
                          <w:rPr>
                            <w:rFonts w:hint="eastAsia"/>
                          </w:rPr>
                          <w:t>）</w:t>
                        </w:r>
                      </w:p>
                    </w:txbxContent>
                  </v:textbox>
                </v:shape>
                <v:shape id="图片 97" o:spid="_x0000_s1034" type="#_x0000_t75" style="position:absolute;left:762;top:2809;width:26142;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1kfEAAAA2wAAAA8AAABkcnMvZG93bnJldi54bWxEj0FrwkAUhO+F/oflFbwU3ShobeoqIhS9&#10;iVHB4yP7TEKyb8Pu1kR/vVso9DjMzDfMYtWbRtzI+cqygvEoAUGcW11xoeB0/B7OQfiArLGxTAru&#10;5GG1fH1ZYKptxwe6ZaEQEcI+RQVlCG0qpc9LMuhHtiWO3tU6gyFKV0jtsItw08hJksykwYrjQokt&#10;bUrK6+zHKHDmcanv71s879fZ9Fif91k3uSo1eOvXXyAC9eE//NfeaQWfH/D7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1kfEAAAA2wAAAA8AAAAAAAAAAAAAAAAA&#10;nwIAAGRycy9kb3ducmV2LnhtbFBLBQYAAAAABAAEAPcAAACQAwAAAAA=&#10;">
                  <v:imagedata r:id="rId10" o:title="" cropbottom="33712f" cropright="28882f"/>
                  <v:path arrowok="t"/>
                </v:shape>
                <w10:wrap type="topAndBottom"/>
              </v:group>
            </w:pict>
          </mc:Fallback>
        </mc:AlternateContent>
      </w:r>
    </w:p>
    <w:p w14:paraId="71C723CF" w14:textId="0E309DCA" w:rsidR="003E5245" w:rsidRPr="00983659" w:rsidRDefault="003E5245" w:rsidP="003E5245">
      <w:pPr>
        <w:rPr>
          <w:b/>
        </w:rPr>
      </w:pPr>
      <w:r>
        <w:rPr>
          <w:rFonts w:hint="eastAsia"/>
          <w:b/>
        </w:rPr>
        <w:t>2.</w:t>
      </w:r>
      <w:r>
        <w:rPr>
          <w:b/>
        </w:rPr>
        <w:t xml:space="preserve">3 </w:t>
      </w:r>
      <w:r>
        <w:rPr>
          <w:rFonts w:hint="eastAsia"/>
          <w:b/>
        </w:rPr>
        <w:t>信号预处理</w:t>
      </w:r>
    </w:p>
    <w:p w14:paraId="2C455333" w14:textId="191E4CD3" w:rsidR="00B97BFB" w:rsidRDefault="003E5245" w:rsidP="00B97BFB">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次每分钟，也就是0</w:t>
      </w:r>
      <w:r>
        <w:t>.27</w:t>
      </w:r>
      <w:r>
        <w:rPr>
          <w:rFonts w:hint="eastAsia"/>
        </w:rPr>
        <w:t>-</w:t>
      </w:r>
      <w:r>
        <w:t>0.33</w:t>
      </w:r>
      <w:r>
        <w:rPr>
          <w:rFonts w:hint="eastAsia"/>
        </w:rPr>
        <w:t>Hz，所以为了</w:t>
      </w:r>
      <w:r w:rsidR="0019591B">
        <w:rPr>
          <w:rFonts w:hint="eastAsia"/>
        </w:rPr>
        <w:t>减小计算量同时</w:t>
      </w:r>
      <w:r>
        <w:rPr>
          <w:rFonts w:hint="eastAsia"/>
        </w:rPr>
        <w:t>不影响检测精度我们将两个通道的信号降采样到8Hz；2）</w:t>
      </w:r>
      <w:r w:rsidR="0019591B">
        <w:rPr>
          <w:rFonts w:hint="eastAsia"/>
        </w:rPr>
        <w:t>滤波处理。</w:t>
      </w:r>
      <w:r>
        <w:rPr>
          <w:rFonts w:hint="eastAsia"/>
        </w:rPr>
        <w:t>为了去除原始信号中因为被试触碰或者移动造成的</w:t>
      </w:r>
      <w:r>
        <w:t>基线漂移</w:t>
      </w:r>
      <w:r>
        <w:rPr>
          <w:rFonts w:hint="eastAsia"/>
        </w:rPr>
        <w:t>与高频噪声干扰，我们使用了一个滑动平均滤波器与一个3阶巴特沃斯高通滤波器对原始口鼻流量信号进行滤波处理，滑动平均滤波的过程如公式</w:t>
      </w:r>
      <w:r w:rsidR="00B97BFB">
        <w:fldChar w:fldCharType="begin"/>
      </w:r>
      <w:r w:rsidR="00B97BFB">
        <w:instrText xml:space="preserve"> </w:instrText>
      </w:r>
      <w:r w:rsidR="00B97BFB">
        <w:rPr>
          <w:rFonts w:hint="eastAsia"/>
        </w:rPr>
        <w:instrText>REF _Ref532998636 \h</w:instrText>
      </w:r>
      <w:r w:rsidR="00B97BFB">
        <w:instrText xml:space="preserve"> </w:instrText>
      </w:r>
      <w:r w:rsidR="00B97BFB">
        <w:fldChar w:fldCharType="separate"/>
      </w:r>
      <w:r w:rsidR="00B97BFB">
        <w:rPr>
          <w:rFonts w:hint="eastAsia"/>
          <w:noProof/>
        </w:rPr>
        <w:t>（</w:t>
      </w:r>
      <w:r w:rsidR="00B97BFB">
        <w:rPr>
          <w:noProof/>
        </w:rPr>
        <w:t>1</w:t>
      </w:r>
      <w:r w:rsidR="00B97BFB">
        <w:fldChar w:fldCharType="end"/>
      </w:r>
      <w:r w:rsidR="00B97BFB">
        <w:rPr>
          <w:rFonts w:hint="eastAsia"/>
        </w:rPr>
        <w:t>）</w:t>
      </w:r>
      <w:r>
        <w:rPr>
          <w:rFonts w:hint="eastAsia"/>
        </w:rPr>
        <w:t>所示，高通滤波器的截止频率设置在0</w:t>
      </w:r>
      <w:r>
        <w:t>.05</w:t>
      </w:r>
      <w:r>
        <w:rPr>
          <w:rFonts w:hint="eastAsia"/>
        </w:rPr>
        <w:t>Hz。</w:t>
      </w:r>
    </w:p>
    <w:p w14:paraId="2148D952" w14:textId="587D49C3" w:rsidR="00B97BFB" w:rsidRPr="00B97BFB" w:rsidRDefault="00B97BFB" w:rsidP="00DF7723">
      <w:pPr>
        <w:pStyle w:val="1"/>
        <w:rPr>
          <w:vanish/>
          <w:specVanish/>
        </w:rPr>
      </w:pPr>
      <w:r>
        <w:tab/>
      </w:r>
      <m:oMath>
        <m:sSub>
          <m:sSubPr>
            <m:ctrlPr>
              <w:rPr>
                <w:rFonts w:ascii="Cambria Math" w:hAnsi="Cambria Math"/>
              </w:rPr>
            </m:ctrlPr>
          </m:sSubPr>
          <m:e>
            <m:r>
              <w:rPr>
                <w:rFonts w:ascii="Cambria Math" w:hAnsi="Cambria Math"/>
              </w:rPr>
              <m:t>F</m:t>
            </m:r>
          </m:e>
          <m:sub>
            <m:r>
              <w:rPr>
                <w:rFonts w:ascii="Cambria Math" w:hAnsi="Cambria Math"/>
              </w:rPr>
              <m:t>smooth</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mean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-3</m:t>
            </m:r>
          </m:sub>
          <m:sup>
            <m:r>
              <w:rPr>
                <w:rFonts w:ascii="Cambria Math" w:hAnsi="Cambria Math"/>
              </w:rPr>
              <m:t>k</m:t>
            </m:r>
          </m:sup>
          <m:e>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e>
        </m:nary>
      </m:oMath>
      <w:r>
        <w:tab/>
      </w:r>
    </w:p>
    <w:p w14:paraId="1EC156FF" w14:textId="0B4CCC1D" w:rsidR="00B97BFB" w:rsidRDefault="00B97BFB" w:rsidP="00DF7723">
      <w:pPr>
        <w:pStyle w:val="1"/>
        <w:rPr>
          <w:noProof/>
        </w:rPr>
      </w:pPr>
      <w:r>
        <w:rPr>
          <w:noProof/>
        </w:rPr>
        <w:t xml:space="preserve"> </w:t>
      </w:r>
      <w:bookmarkStart w:id="8" w:name="_Ref532998636"/>
      <w:r>
        <w:rPr>
          <w:rFonts w:hint="eastAsia"/>
          <w:noProof/>
        </w:rPr>
        <w:t>（</w:t>
      </w:r>
      <w:r>
        <w:rPr>
          <w:noProof/>
        </w:rPr>
        <w:fldChar w:fldCharType="begin"/>
      </w:r>
      <w:r>
        <w:rPr>
          <w:noProof/>
        </w:rPr>
        <w:instrText xml:space="preserve"> SEQ 公式 \* ARABIC </w:instrText>
      </w:r>
      <w:r>
        <w:rPr>
          <w:noProof/>
        </w:rPr>
        <w:fldChar w:fldCharType="separate"/>
      </w:r>
      <w:r w:rsidR="006771B1">
        <w:rPr>
          <w:noProof/>
        </w:rPr>
        <w:t>1</w:t>
      </w:r>
      <w:r>
        <w:rPr>
          <w:noProof/>
        </w:rPr>
        <w:fldChar w:fldCharType="end"/>
      </w:r>
      <w:bookmarkEnd w:id="8"/>
      <w:r>
        <w:rPr>
          <w:rFonts w:hint="eastAsia"/>
          <w:noProof/>
        </w:rPr>
        <w:t>）</w:t>
      </w:r>
    </w:p>
    <w:p w14:paraId="4DACB3D1" w14:textId="35243CE4" w:rsidR="003E5245" w:rsidRDefault="00DD2F67" w:rsidP="003E5245">
      <w:pPr>
        <w:tabs>
          <w:tab w:val="center" w:pos="4156"/>
          <w:tab w:val="right" w:pos="10109"/>
        </w:tabs>
      </w:pPr>
      <w:r w:rsidRPr="006403B5">
        <w:rPr>
          <w:rFonts w:hint="eastAsia"/>
          <w:highlight w:val="cyan"/>
          <w:rPrChange w:id="9" w:author="sunset" w:date="2018-12-24T09:36:00Z">
            <w:rPr>
              <w:rFonts w:hint="eastAsia"/>
              <w:noProof/>
            </w:rPr>
          </w:rPrChange>
        </w:rPr>
        <mc:AlternateContent>
          <mc:Choice Requires="wpg">
            <w:drawing>
              <wp:anchor distT="0" distB="0" distL="114300" distR="114300" simplePos="0" relativeHeight="251712512" behindDoc="0" locked="0" layoutInCell="1" allowOverlap="1" wp14:anchorId="2EDF00A0" wp14:editId="5C70385E">
                <wp:simplePos x="0" y="0"/>
                <wp:positionH relativeFrom="column">
                  <wp:posOffset>-476250</wp:posOffset>
                </wp:positionH>
                <wp:positionV relativeFrom="paragraph">
                  <wp:posOffset>2300605</wp:posOffset>
                </wp:positionV>
                <wp:extent cx="6181090" cy="2190750"/>
                <wp:effectExtent l="0" t="0" r="0" b="0"/>
                <wp:wrapTopAndBottom/>
                <wp:docPr id="122" name="组合 122"/>
                <wp:cNvGraphicFramePr/>
                <a:graphic xmlns:a="http://schemas.openxmlformats.org/drawingml/2006/main">
                  <a:graphicData uri="http://schemas.microsoft.com/office/word/2010/wordprocessingGroup">
                    <wpg:wgp>
                      <wpg:cNvGrpSpPr/>
                      <wpg:grpSpPr>
                        <a:xfrm>
                          <a:off x="0" y="0"/>
                          <a:ext cx="6181090" cy="2190750"/>
                          <a:chOff x="0" y="0"/>
                          <a:chExt cx="6181110" cy="2190750"/>
                        </a:xfrm>
                      </wpg:grpSpPr>
                      <wpg:grpSp>
                        <wpg:cNvPr id="120" name="组合 120"/>
                        <wpg:cNvGrpSpPr/>
                        <wpg:grpSpPr>
                          <a:xfrm>
                            <a:off x="0" y="0"/>
                            <a:ext cx="6181110" cy="1944879"/>
                            <a:chOff x="0" y="0"/>
                            <a:chExt cx="6181110" cy="1944879"/>
                          </a:xfrm>
                        </wpg:grpSpPr>
                        <wpg:grpSp>
                          <wpg:cNvPr id="117" name="组合 117"/>
                          <wpg:cNvGrpSpPr/>
                          <wpg:grpSpPr>
                            <a:xfrm>
                              <a:off x="0" y="120650"/>
                              <a:ext cx="6181110" cy="1824229"/>
                              <a:chOff x="0" y="0"/>
                              <a:chExt cx="6181110" cy="1824229"/>
                            </a:xfrm>
                          </wpg:grpSpPr>
                          <pic:pic xmlns:pic="http://schemas.openxmlformats.org/drawingml/2006/picture">
                            <pic:nvPicPr>
                              <pic:cNvPr id="106" name="图片 1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09550"/>
                                <a:ext cx="2951480" cy="1403350"/>
                              </a:xfrm>
                              <a:prstGeom prst="rect">
                                <a:avLst/>
                              </a:prstGeom>
                            </pic:spPr>
                          </pic:pic>
                          <wpg:grpSp>
                            <wpg:cNvPr id="116" name="组合 116"/>
                            <wpg:cNvGrpSpPr/>
                            <wpg:grpSpPr>
                              <a:xfrm>
                                <a:off x="2768600" y="0"/>
                                <a:ext cx="3412510" cy="1824229"/>
                                <a:chOff x="0" y="0"/>
                                <a:chExt cx="3412510" cy="1824229"/>
                              </a:xfrm>
                            </wpg:grpSpPr>
                            <wpg:grpSp>
                              <wpg:cNvPr id="115" name="组合 115"/>
                              <wpg:cNvGrpSpPr/>
                              <wpg:grpSpPr>
                                <a:xfrm>
                                  <a:off x="0" y="0"/>
                                  <a:ext cx="3412510" cy="1824229"/>
                                  <a:chOff x="0" y="0"/>
                                  <a:chExt cx="3412510" cy="1824229"/>
                                </a:xfrm>
                              </wpg:grpSpPr>
                              <pic:pic xmlns:pic="http://schemas.openxmlformats.org/drawingml/2006/picture">
                                <pic:nvPicPr>
                                  <pic:cNvPr id="80" name="图片 80"/>
                                  <pic:cNvPicPr>
                                    <a:picLocks noChangeAspect="1"/>
                                  </pic:cNvPicPr>
                                </pic:nvPicPr>
                                <pic:blipFill rotWithShape="1">
                                  <a:blip r:embed="rId12">
                                    <a:extLst>
                                      <a:ext uri="{28A0092B-C50C-407E-A947-70E740481C1C}">
                                        <a14:useLocalDpi xmlns:a14="http://schemas.microsoft.com/office/drawing/2010/main" val="0"/>
                                      </a:ext>
                                    </a:extLst>
                                  </a:blip>
                                  <a:srcRect t="10424" b="65455"/>
                                  <a:stretch/>
                                </pic:blipFill>
                                <pic:spPr bwMode="auto">
                                  <a:xfrm>
                                    <a:off x="4526" y="208230"/>
                                    <a:ext cx="2676525" cy="483235"/>
                                  </a:xfrm>
                                  <a:prstGeom prst="rect">
                                    <a:avLst/>
                                  </a:prstGeom>
                                  <a:noFill/>
                                  <a:ln>
                                    <a:noFill/>
                                  </a:ln>
                                  <a:extLst>
                                    <a:ext uri="{53640926-AAD7-44D8-BBD7-CCE9431645EC}">
                                      <a14:shadowObscured xmlns:a14="http://schemas.microsoft.com/office/drawing/2010/main"/>
                                    </a:ext>
                                  </a:extLst>
                                </pic:spPr>
                              </pic:pic>
                              <wpg:grpSp>
                                <wpg:cNvPr id="111" name="组合 111"/>
                                <wpg:cNvGrpSpPr/>
                                <wpg:grpSpPr>
                                  <a:xfrm>
                                    <a:off x="1874067" y="0"/>
                                    <a:ext cx="1045771" cy="285750"/>
                                    <a:chOff x="0" y="0"/>
                                    <a:chExt cx="1045771" cy="285750"/>
                                  </a:xfrm>
                                </wpg:grpSpPr>
                                <wps:wsp>
                                  <wps:cNvPr id="96" name="矩形 96"/>
                                  <wps:cNvSpPr/>
                                  <wps:spPr>
                                    <a:xfrm>
                                      <a:off x="0" y="71252"/>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文本框 109"/>
                                  <wps:cNvSpPr txBox="1"/>
                                  <wps:spPr>
                                    <a:xfrm>
                                      <a:off x="302821" y="0"/>
                                      <a:ext cx="742950" cy="285750"/>
                                    </a:xfrm>
                                    <a:prstGeom prst="rect">
                                      <a:avLst/>
                                    </a:prstGeom>
                                    <a:noFill/>
                                    <a:ln w="6350">
                                      <a:noFill/>
                                    </a:ln>
                                  </wps:spPr>
                                  <wps:txbx>
                                    <w:txbxContent>
                                      <w:p w14:paraId="11AA7FF4" w14:textId="77777777" w:rsidR="00876A76" w:rsidRDefault="00876A76" w:rsidP="005D64FE">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0" name="图片 110"/>
                                  <pic:cNvPicPr>
                                    <a:picLocks noChangeAspect="1"/>
                                  </pic:cNvPicPr>
                                </pic:nvPicPr>
                                <pic:blipFill rotWithShape="1">
                                  <a:blip r:embed="rId12">
                                    <a:extLst>
                                      <a:ext uri="{28A0092B-C50C-407E-A947-70E740481C1C}">
                                        <a14:useLocalDpi xmlns:a14="http://schemas.microsoft.com/office/drawing/2010/main" val="0"/>
                                      </a:ext>
                                    </a:extLst>
                                  </a:blip>
                                  <a:srcRect t="59064" b="18521"/>
                                  <a:stretch/>
                                </pic:blipFill>
                                <pic:spPr bwMode="auto">
                                  <a:xfrm>
                                    <a:off x="0" y="629216"/>
                                    <a:ext cx="2676525" cy="449580"/>
                                  </a:xfrm>
                                  <a:prstGeom prst="rect">
                                    <a:avLst/>
                                  </a:prstGeom>
                                  <a:noFill/>
                                  <a:ln>
                                    <a:noFill/>
                                  </a:ln>
                                  <a:extLst>
                                    <a:ext uri="{53640926-AAD7-44D8-BBD7-CCE9431645EC}">
                                      <a14:shadowObscured xmlns:a14="http://schemas.microsoft.com/office/drawing/2010/main"/>
                                    </a:ext>
                                  </a:extLst>
                                </pic:spPr>
                              </pic:pic>
                              <wps:wsp>
                                <wps:cNvPr id="112" name="文本框 112"/>
                                <wps:cNvSpPr txBox="1"/>
                                <wps:spPr>
                                  <a:xfrm>
                                    <a:off x="2376534" y="298765"/>
                                    <a:ext cx="742551" cy="285750"/>
                                  </a:xfrm>
                                  <a:prstGeom prst="rect">
                                    <a:avLst/>
                                  </a:prstGeom>
                                  <a:noFill/>
                                  <a:ln w="6350">
                                    <a:noFill/>
                                  </a:ln>
                                </wps:spPr>
                                <wps:txbx>
                                  <w:txbxContent>
                                    <w:p w14:paraId="4D0F65BE" w14:textId="40720676" w:rsidR="00876A76" w:rsidRDefault="00876A76" w:rsidP="005D64FE">
                                      <w: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文本框 113"/>
                                <wps:cNvSpPr txBox="1"/>
                                <wps:spPr>
                                  <a:xfrm>
                                    <a:off x="2367481" y="737858"/>
                                    <a:ext cx="1045029" cy="285750"/>
                                  </a:xfrm>
                                  <a:prstGeom prst="rect">
                                    <a:avLst/>
                                  </a:prstGeom>
                                  <a:noFill/>
                                  <a:ln w="6350">
                                    <a:noFill/>
                                  </a:ln>
                                </wps:spPr>
                                <wps:txbx>
                                  <w:txbxContent>
                                    <w:p w14:paraId="680CDD53" w14:textId="7818BD16" w:rsidR="00876A76" w:rsidRDefault="00876A76" w:rsidP="005D64FE">
                                      <w:r>
                                        <w:rPr>
                                          <w:rFonts w:hint="eastAsia"/>
                                        </w:rPr>
                                        <w:t>SpO</w:t>
                                      </w:r>
                                      <w:r w:rsidRPr="005D64FE">
                                        <w:rPr>
                                          <w:vertAlign w:val="subscript"/>
                                        </w:rPr>
                                        <w:t>2</w:t>
                                      </w:r>
                                      <w:r>
                                        <w:rPr>
                                          <w:rFonts w:hint="eastAsia"/>
                                        </w:rPr>
                                        <w:t>对齐前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图片 79"/>
                                  <pic:cNvPicPr>
                                    <a:picLocks noChangeAspect="1"/>
                                  </pic:cNvPicPr>
                                </pic:nvPicPr>
                                <pic:blipFill rotWithShape="1">
                                  <a:blip r:embed="rId13">
                                    <a:extLst>
                                      <a:ext uri="{28A0092B-C50C-407E-A947-70E740481C1C}">
                                        <a14:useLocalDpi xmlns:a14="http://schemas.microsoft.com/office/drawing/2010/main" val="0"/>
                                      </a:ext>
                                    </a:extLst>
                                  </a:blip>
                                  <a:srcRect t="57812"/>
                                  <a:stretch/>
                                </pic:blipFill>
                                <pic:spPr bwMode="auto">
                                  <a:xfrm>
                                    <a:off x="0" y="977774"/>
                                    <a:ext cx="2676525" cy="846455"/>
                                  </a:xfrm>
                                  <a:prstGeom prst="rect">
                                    <a:avLst/>
                                  </a:prstGeom>
                                  <a:noFill/>
                                  <a:ln>
                                    <a:noFill/>
                                  </a:ln>
                                  <a:extLst>
                                    <a:ext uri="{53640926-AAD7-44D8-BBD7-CCE9431645EC}">
                                      <a14:shadowObscured xmlns:a14="http://schemas.microsoft.com/office/drawing/2010/main"/>
                                    </a:ext>
                                  </a:extLst>
                                </pic:spPr>
                              </pic:pic>
                              <wps:wsp>
                                <wps:cNvPr id="114" name="文本框 114"/>
                                <wps:cNvSpPr txBox="1"/>
                                <wps:spPr>
                                  <a:xfrm>
                                    <a:off x="2367481" y="1140737"/>
                                    <a:ext cx="1045029" cy="285750"/>
                                  </a:xfrm>
                                  <a:prstGeom prst="rect">
                                    <a:avLst/>
                                  </a:prstGeom>
                                  <a:noFill/>
                                  <a:ln w="6350">
                                    <a:noFill/>
                                  </a:ln>
                                </wps:spPr>
                                <wps:txbx>
                                  <w:txbxContent>
                                    <w:p w14:paraId="42E573C4" w14:textId="234B0AFA" w:rsidR="00876A76" w:rsidRDefault="00876A76" w:rsidP="005D64FE">
                                      <w:r>
                                        <w:rPr>
                                          <w:rFonts w:hint="eastAsia"/>
                                        </w:rPr>
                                        <w:t>SpO</w:t>
                                      </w:r>
                                      <w:r w:rsidRPr="005D64FE">
                                        <w:rPr>
                                          <w:vertAlign w:val="subscript"/>
                                        </w:rPr>
                                        <w:t>2</w:t>
                                      </w:r>
                                      <w:r>
                                        <w:rPr>
                                          <w:rFonts w:hint="eastAsia"/>
                                        </w:rPr>
                                        <w:t>对齐后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矩形 87"/>
                              <wps:cNvSpPr/>
                              <wps:spPr>
                                <a:xfrm>
                                  <a:off x="520996" y="287079"/>
                                  <a:ext cx="843915" cy="115125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文本框 118"/>
                          <wps:cNvSpPr txBox="1"/>
                          <wps:spPr>
                            <a:xfrm>
                              <a:off x="120650" y="0"/>
                              <a:ext cx="499713" cy="297103"/>
                            </a:xfrm>
                            <a:prstGeom prst="rect">
                              <a:avLst/>
                            </a:prstGeom>
                            <a:noFill/>
                            <a:ln w="6350">
                              <a:noFill/>
                            </a:ln>
                          </wps:spPr>
                          <wps:txbx>
                            <w:txbxContent>
                              <w:p w14:paraId="1B7EC11F" w14:textId="77777777" w:rsidR="00876A76" w:rsidRDefault="00876A76" w:rsidP="00DD2F6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文本框 119"/>
                          <wps:cNvSpPr txBox="1"/>
                          <wps:spPr>
                            <a:xfrm>
                              <a:off x="2787650" y="0"/>
                              <a:ext cx="498475" cy="296545"/>
                            </a:xfrm>
                            <a:prstGeom prst="rect">
                              <a:avLst/>
                            </a:prstGeom>
                            <a:noFill/>
                            <a:ln w="6350">
                              <a:noFill/>
                            </a:ln>
                          </wps:spPr>
                          <wps:txbx>
                            <w:txbxContent>
                              <w:p w14:paraId="32318FAA" w14:textId="77777777" w:rsidR="00876A76" w:rsidRDefault="00876A76" w:rsidP="00DD2F67">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 name="文本框 121"/>
                        <wps:cNvSpPr txBox="1"/>
                        <wps:spPr>
                          <a:xfrm>
                            <a:off x="0" y="2000250"/>
                            <a:ext cx="6181110" cy="190500"/>
                          </a:xfrm>
                          <a:prstGeom prst="rect">
                            <a:avLst/>
                          </a:prstGeom>
                          <a:solidFill>
                            <a:prstClr val="white"/>
                          </a:solidFill>
                          <a:ln>
                            <a:noFill/>
                          </a:ln>
                        </wps:spPr>
                        <wps:txbx>
                          <w:txbxContent>
                            <w:p w14:paraId="37E2A978" w14:textId="26C3B1C9" w:rsidR="00876A76" w:rsidRDefault="00876A76" w:rsidP="00DD2F67">
                              <w:pPr>
                                <w:pStyle w:val="a3"/>
                                <w:jc w:val="center"/>
                                <w:rPr>
                                  <w:noProof/>
                                </w:rPr>
                              </w:pPr>
                              <w:bookmarkStart w:id="10" w:name="_Ref532982093"/>
                              <w:bookmarkStart w:id="11" w:name="_Ref533000026"/>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0"/>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DF00A0" id="组合 122" o:spid="_x0000_s1035" style="position:absolute;left:0;text-align:left;margin-left:-37.5pt;margin-top:181.15pt;width:486.7pt;height:172.5pt;z-index:251712512" coordsize="61811,21907" o:gfxdata="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">
                <v:group id="组合 120" o:spid="_x0000_s1036" style="position:absolute;width:61811;height:19448" coordsize="61811,19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group id="组合 117" o:spid="_x0000_s1037" style="position:absolute;top:1206;width:61811;height:18242" coordsize="61811,18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图片 106" o:spid="_x0000_s1038" type="#_x0000_t75" style="position:absolute;top:2095;width:29514;height:14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kBy+AAAA3AAAAA8AAABkcnMvZG93bnJldi54bWxET02LwjAQvS/4H8II3tZUESldo4hQFDzp&#10;7t6HZtoUm0lJorb/3ggLe5vH+5zNbrCdeJAPrWMFi3kGgrhyuuVGwc93+ZmDCBFZY+eYFIwUYLed&#10;fGyw0O7JF3pcYyNSCIcCFZgY+0LKUBmyGOauJ05c7bzFmKBvpPb4TOG2k8ssW0uLLacGgz0dDFW3&#10;690qIPSL7lfTKq+H47key0Np8lGp2XTYf4GINMR/8Z/7pNP8bA3vZ9IFcvs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bykBy+AAAA3AAAAA8AAAAAAAAAAAAAAAAAnwIAAGRy&#10;cy9kb3ducmV2LnhtbFBLBQYAAAAABAAEAPcAAACKAwAAAAA=&#10;">
                      <v:imagedata r:id="rId14" o:title=""/>
                      <v:path arrowok="t"/>
                    </v:shape>
                    <v:group id="组合 116" o:spid="_x0000_s1039" style="position:absolute;left:27686;width:34125;height:18242" coordsize="34125,18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组合 115" o:spid="_x0000_s1040" style="position:absolute;width:34125;height:18242" coordsize="34125,18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图片 80" o:spid="_x0000_s1041" type="#_x0000_t75" style="position:absolute;left:45;top:2082;width:26765;height:4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V3mG/AAAA2wAAAA8AAABkcnMvZG93bnJldi54bWxET81KAzEQvgu+QxjBm82qUMq2aRG1oIdC&#10;f/YBhs24WdxMYjJu17c3h0KPH9//ajP5QY2Uch/YwOOsAkXcBttzZ6A5bR8WoLIgWxwCk4E/yrBZ&#10;396ssLbhzAcaj9KpEsK5RgNOJNZa59aRxzwLkbhwXyF5lAJTp23Ccwn3g36qqrn22HNpcBjp1VH7&#10;ffz1BlKKb7Ghn/3Obb18yvP7aHVjzP3d9LIEJTTJVXxxf1gDi7K+fCk/QK//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ld5hvwAAANsAAAAPAAAAAAAAAAAAAAAAAJ8CAABk&#10;cnMvZG93bnJldi54bWxQSwUGAAAAAAQABAD3AAAAiwMAAAAA&#10;">
                          <v:imagedata r:id="rId15" o:title="" croptop="6831f" cropbottom="42897f"/>
                          <v:path arrowok="t"/>
                        </v:shape>
                        <v:group id="组合 111" o:spid="_x0000_s1042" style="position:absolute;left:18740;width:10458;height:2857" coordsize="10457,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矩形 96" o:spid="_x0000_s1043" style="position:absolute;top:712;width:29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a68QA&#10;AADbAAAADwAAAGRycy9kb3ducmV2LnhtbESPT2sCMRTE7wW/Q3iCt5ooIu1qVkQsemlBqwdvj83b&#10;P7h5WZLU3X77plDocZiZ3zDrzWBb8SAfGscaZlMFgrhwpuFKw+Xz7fkFRIjIBlvHpOGbAmzy0dMa&#10;M+N6PtHjHCuRIBwy1FDH2GVShqImi2HqOuLklc5bjEn6ShqPfYLbVs6VWkqLDaeFGjva1VTcz19W&#10;g+rf94XfXsOhOh4W9uOkbqXfaz0ZD9sViEhD/A//tY9Gw+sSfr+k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dWuvEAAAA2wAAAA8AAAAAAAAAAAAAAAAAmAIAAGRycy9k&#10;b3ducmV2LnhtbFBLBQYAAAAABAAEAPUAAACJAwAAAAA=&#10;" fillcolor="#4472c4 [3204]" stroked="f" strokeweight="1pt">
                            <v:fill opacity="31354f"/>
                          </v:rect>
                          <v:shape id="文本框 109" o:spid="_x0000_s1044" type="#_x0000_t202" style="position:absolute;left:3028;width:742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11AA7FF4" w14:textId="77777777" w:rsidR="00876A76" w:rsidRDefault="00876A76" w:rsidP="005D64FE">
                                  <w:r>
                                    <w:rPr>
                                      <w:rFonts w:hint="eastAsia"/>
                                    </w:rPr>
                                    <w:t>AH</w:t>
                                  </w:r>
                                  <w:r>
                                    <w:t xml:space="preserve"> event</w:t>
                                  </w:r>
                                </w:p>
                              </w:txbxContent>
                            </v:textbox>
                          </v:shape>
                        </v:group>
                        <v:shape id="图片 110" o:spid="_x0000_s1045" type="#_x0000_t75" style="position:absolute;top:6292;width:26765;height:4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ymKbCAAAA3AAAAA8AAABkcnMvZG93bnJldi54bWxEj0GLwjAQhe+C/yGMsJeypl1BpGsUEQT3&#10;uCp6HZoxLTaT0kTt/vudg+BthvfmvW+W68G36kF9bAIbKKY5KOIq2IadgdNx97kAFROyxTYwGfij&#10;COvVeLTE0oYn/9LjkJySEI4lGqhT6kqtY1WTxzgNHbFo19B7TLL2TtsenxLuW/2V53PtsWFpqLGj&#10;bU3V7XD3BoazC7PrrHCVp59ddllkW4qZMR+TYfMNKtGQ3ubX9d4KfiH48oxMo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cpimwgAAANwAAAAPAAAAAAAAAAAAAAAAAJ8C&#10;AABkcnMvZG93bnJldi54bWxQSwUGAAAAAAQABAD3AAAAjgMAAAAA&#10;">
                          <v:imagedata r:id="rId15" o:title="" croptop="38708f" cropbottom="12138f"/>
                          <v:path arrowok="t"/>
                        </v:shape>
                        <v:shape id="文本框 112" o:spid="_x0000_s1046" type="#_x0000_t202" style="position:absolute;left:23765;top:2987;width:742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4D0F65BE" w14:textId="40720676" w:rsidR="00876A76" w:rsidRDefault="00876A76" w:rsidP="005D64FE">
                                <w:r>
                                  <w:t>Flow</w:t>
                                </w:r>
                              </w:p>
                            </w:txbxContent>
                          </v:textbox>
                        </v:shape>
                        <v:shape id="文本框 113" o:spid="_x0000_s1047" type="#_x0000_t202" style="position:absolute;left:23674;top:7378;width:1045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680CDD53" w14:textId="7818BD16" w:rsidR="00876A76" w:rsidRDefault="00876A76" w:rsidP="005D64FE">
                                <w:r>
                                  <w:rPr>
                                    <w:rFonts w:hint="eastAsia"/>
                                  </w:rPr>
                                  <w:t>SpO</w:t>
                                </w:r>
                                <w:r w:rsidRPr="005D64FE">
                                  <w:rPr>
                                    <w:vertAlign w:val="subscript"/>
                                  </w:rPr>
                                  <w:t>2</w:t>
                                </w:r>
                                <w:r>
                                  <w:rPr>
                                    <w:rFonts w:hint="eastAsia"/>
                                  </w:rPr>
                                  <w:t>对齐前</w:t>
                                </w:r>
                              </w:p>
                            </w:txbxContent>
                          </v:textbox>
                        </v:shape>
                        <v:shape id="图片 79" o:spid="_x0000_s1048" type="#_x0000_t75" style="position:absolute;top:9777;width:26765;height:8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wHzTGAAAA2wAAAA8AAABkcnMvZG93bnJldi54bWxEj0FrAjEUhO9C/0N4BW+abbFWt0ZpS7Uq&#10;eFDbnh+b191lNy9LkurqrzcFweMwM98wk1lranEg50vLCh76CQjizOqScwVf+3lvBMIHZI21ZVJw&#10;Ig+z6V1ngqm2R97SYRdyESHsU1RQhNCkUvqsIIO+bxvi6P1aZzBE6XKpHR4j3NTyMUmG0mDJcaHA&#10;ht4Lyqrdn1HwMf9+WyxOm1WVOarOg9X68+lnrVT3vn19ARGoDbfwtb3UCp7H8P8l/gA5v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vAfNMYAAADbAAAADwAAAAAAAAAAAAAA&#10;AACfAgAAZHJzL2Rvd25yZXYueG1sUEsFBgAAAAAEAAQA9wAAAJIDAAAAAA==&#10;">
                          <v:imagedata r:id="rId16" o:title="" croptop="37888f"/>
                          <v:path arrowok="t"/>
                        </v:shape>
                        <v:shape id="文本框 114" o:spid="_x0000_s1049" type="#_x0000_t202" style="position:absolute;left:23674;top:11407;width:1045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42E573C4" w14:textId="234B0AFA" w:rsidR="00876A76" w:rsidRDefault="00876A76" w:rsidP="005D64FE">
                                <w:r>
                                  <w:rPr>
                                    <w:rFonts w:hint="eastAsia"/>
                                  </w:rPr>
                                  <w:t>SpO</w:t>
                                </w:r>
                                <w:r w:rsidRPr="005D64FE">
                                  <w:rPr>
                                    <w:vertAlign w:val="subscript"/>
                                  </w:rPr>
                                  <w:t>2</w:t>
                                </w:r>
                                <w:r>
                                  <w:rPr>
                                    <w:rFonts w:hint="eastAsia"/>
                                  </w:rPr>
                                  <w:t>对齐后</w:t>
                                </w:r>
                              </w:p>
                            </w:txbxContent>
                          </v:textbox>
                        </v:shape>
                      </v:group>
                      <v:rect id="矩形 87" o:spid="_x0000_s1050" style="position:absolute;left:5209;top:2870;width:8440;height:1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prcMA&#10;AADbAAAADwAAAGRycy9kb3ducmV2LnhtbESPQWsCMRSE70L/Q3hCb5oopcpqFCmKXiq42kNvj81z&#10;d3HzsiSpu/33TUHwOMzMN8xy3dtG3MmH2rGGyViBIC6cqbnUcDnvRnMQISIbbByThl8KsF69DJaY&#10;Gdfxie55LEWCcMhQQxVjm0kZiooshrFriZN3dd5iTNKX0njsEtw2cqrUu7RYc1qosKWPiopb/mM1&#10;qO5zW/jNV9iXh/2bPZ7U99VvtX4d9psFiEh9fIYf7YPRMJ/B/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hprcMAAADbAAAADwAAAAAAAAAAAAAAAACYAgAAZHJzL2Rv&#10;d25yZXYueG1sUEsFBgAAAAAEAAQA9QAAAIgDAAAAAA==&#10;" fillcolor="#4472c4 [3204]" stroked="f" strokeweight="1pt">
                        <v:fill opacity="31354f"/>
                      </v:rect>
                    </v:group>
                  </v:group>
                  <v:shape id="文本框 118" o:spid="_x0000_s1051" type="#_x0000_t202" style="position:absolute;left:1206;width:4997;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14:paraId="1B7EC11F" w14:textId="77777777" w:rsidR="00876A76" w:rsidRDefault="00876A76" w:rsidP="00DD2F67">
                          <w:r>
                            <w:rPr>
                              <w:rFonts w:hint="eastAsia"/>
                            </w:rPr>
                            <w:t>（a）</w:t>
                          </w:r>
                        </w:p>
                      </w:txbxContent>
                    </v:textbox>
                  </v:shape>
                  <v:shape id="文本框 119" o:spid="_x0000_s1052" type="#_x0000_t202" style="position:absolute;left:27876;width:4985;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32318FAA" w14:textId="77777777" w:rsidR="00876A76" w:rsidRDefault="00876A76" w:rsidP="00DD2F67">
                          <w:r>
                            <w:rPr>
                              <w:rFonts w:hint="eastAsia"/>
                            </w:rPr>
                            <w:t>（</w:t>
                          </w:r>
                          <w:r>
                            <w:t>b</w:t>
                          </w:r>
                          <w:r>
                            <w:rPr>
                              <w:rFonts w:hint="eastAsia"/>
                            </w:rPr>
                            <w:t>）</w:t>
                          </w:r>
                        </w:p>
                      </w:txbxContent>
                    </v:textbox>
                  </v:shape>
                </v:group>
                <v:shape id="文本框 121" o:spid="_x0000_s1053" type="#_x0000_t202" style="position:absolute;top:20002;width:61811;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jcQA&#10;AADcAAAADwAAAGRycy9kb3ducmV2LnhtbERPS2sCMRC+F/ofwgheimZ9IGU1ikiF2ot068XbsBk3&#10;q5vJkmR1+++bQqG3+fies9r0thF38qF2rGAyzkAQl07XXCk4fe1HryBCRNbYOCYF3xRgs35+WmGu&#10;3YM/6V7ESqQQDjkqMDG2uZShNGQxjF1LnLiL8xZjgr6S2uMjhdtGTrNsIS3WnBoMtrQzVN6Kzio4&#10;zs9H89Jd3j6285k/nLrd4loVSg0H/XYJIlIf/8V/7ned5k8n8PtMuk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P0I3EAAAA3AAAAA8AAAAAAAAAAAAAAAAAmAIAAGRycy9k&#10;b3ducmV2LnhtbFBLBQYAAAAABAAEAPUAAACJAwAAAAA=&#10;" stroked="f">
                  <v:textbox style="mso-fit-shape-to-text:t" inset="0,0,0,0">
                    <w:txbxContent>
                      <w:p w14:paraId="37E2A978" w14:textId="26C3B1C9" w:rsidR="00876A76" w:rsidRDefault="00876A76" w:rsidP="00DD2F67">
                        <w:pPr>
                          <w:pStyle w:val="a3"/>
                          <w:jc w:val="center"/>
                          <w:rPr>
                            <w:noProof/>
                          </w:rPr>
                        </w:pPr>
                        <w:bookmarkStart w:id="12" w:name="_Ref532982093"/>
                        <w:bookmarkStart w:id="13" w:name="_Ref533000026"/>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2"/>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bookmarkEnd w:id="13"/>
                      </w:p>
                    </w:txbxContent>
                  </v:textbox>
                </v:shape>
                <w10:wrap type="topAndBottom"/>
              </v:group>
            </w:pict>
          </mc:Fallback>
        </mc:AlternateContent>
      </w:r>
      <w:r w:rsidR="003E5245" w:rsidRPr="006403B5">
        <w:rPr>
          <w:rFonts w:hint="eastAsia"/>
          <w:highlight w:val="cyan"/>
          <w:rPrChange w:id="14" w:author="sunset" w:date="2018-12-24T09:36:00Z">
            <w:rPr>
              <w:rFonts w:hint="eastAsia"/>
            </w:rPr>
          </w:rPrChange>
        </w:rPr>
        <w:t>正常人的血氧饱和度水平在9</w:t>
      </w:r>
      <w:r w:rsidR="003E5245" w:rsidRPr="006403B5">
        <w:rPr>
          <w:highlight w:val="cyan"/>
          <w:rPrChange w:id="15" w:author="sunset" w:date="2018-12-24T09:36:00Z">
            <w:rPr/>
          </w:rPrChange>
        </w:rPr>
        <w:t>8</w:t>
      </w:r>
      <w:r w:rsidR="003E5245" w:rsidRPr="006403B5">
        <w:rPr>
          <w:rFonts w:hint="eastAsia"/>
          <w:highlight w:val="cyan"/>
          <w:rPrChange w:id="16" w:author="sunset" w:date="2018-12-24T09:36:00Z">
            <w:rPr>
              <w:rFonts w:hint="eastAsia"/>
            </w:rPr>
          </w:rPrChange>
        </w:rPr>
        <w:t>%左右，而我们注意到数据库中的血氧通道信号存在</w:t>
      </w:r>
      <w:r w:rsidR="00880A2E" w:rsidRPr="006403B5">
        <w:rPr>
          <w:rFonts w:hint="eastAsia"/>
          <w:highlight w:val="cyan"/>
          <w:rPrChange w:id="17" w:author="sunset" w:date="2018-12-24T09:36:00Z">
            <w:rPr>
              <w:rFonts w:hint="eastAsia"/>
            </w:rPr>
          </w:rPrChange>
        </w:rPr>
        <w:t>低于8</w:t>
      </w:r>
      <w:r w:rsidR="00880A2E" w:rsidRPr="006403B5">
        <w:rPr>
          <w:highlight w:val="cyan"/>
          <w:rPrChange w:id="18" w:author="sunset" w:date="2018-12-24T09:36:00Z">
            <w:rPr/>
          </w:rPrChange>
        </w:rPr>
        <w:t>0</w:t>
      </w:r>
      <w:r w:rsidR="00880A2E" w:rsidRPr="006403B5">
        <w:rPr>
          <w:rFonts w:hint="eastAsia"/>
          <w:highlight w:val="cyan"/>
          <w:rPrChange w:id="19" w:author="sunset" w:date="2018-12-24T09:36:00Z">
            <w:rPr>
              <w:rFonts w:hint="eastAsia"/>
            </w:rPr>
          </w:rPrChange>
        </w:rPr>
        <w:t>%</w:t>
      </w:r>
      <w:r w:rsidR="003E5245" w:rsidRPr="006403B5">
        <w:rPr>
          <w:rFonts w:hint="eastAsia"/>
          <w:highlight w:val="cyan"/>
          <w:rPrChange w:id="20" w:author="sunset" w:date="2018-12-24T09:36:00Z">
            <w:rPr>
              <w:rFonts w:hint="eastAsia"/>
            </w:rPr>
          </w:rPrChange>
        </w:rPr>
        <w:t>的情况，这可能是由于传感器接触不良造成的，</w:t>
      </w:r>
      <w:r w:rsidR="00FD3960" w:rsidRPr="006403B5">
        <w:rPr>
          <w:rFonts w:hint="eastAsia"/>
          <w:highlight w:val="cyan"/>
          <w:rPrChange w:id="21" w:author="sunset" w:date="2018-12-24T09:36:00Z">
            <w:rPr>
              <w:rFonts w:hint="eastAsia"/>
            </w:rPr>
          </w:rPrChange>
        </w:rPr>
        <w:t>大约占到了总数据量的5.</w:t>
      </w:r>
      <w:r w:rsidR="00FD3960" w:rsidRPr="006403B5">
        <w:rPr>
          <w:highlight w:val="cyan"/>
          <w:rPrChange w:id="22" w:author="sunset" w:date="2018-12-24T09:36:00Z">
            <w:rPr/>
          </w:rPrChange>
        </w:rPr>
        <w:t>77</w:t>
      </w:r>
      <w:r w:rsidR="00FD3960" w:rsidRPr="006403B5">
        <w:rPr>
          <w:rFonts w:hint="eastAsia"/>
          <w:highlight w:val="cyan"/>
          <w:rPrChange w:id="23" w:author="sunset" w:date="2018-12-24T09:36:00Z">
            <w:rPr>
              <w:rFonts w:hint="eastAsia"/>
            </w:rPr>
          </w:rPrChange>
        </w:rPr>
        <w:t>%，</w:t>
      </w:r>
      <w:r w:rsidR="003E5245" w:rsidRPr="006403B5">
        <w:rPr>
          <w:rFonts w:hint="eastAsia"/>
          <w:highlight w:val="cyan"/>
          <w:rPrChange w:id="24" w:author="sunset" w:date="2018-12-24T09:36:00Z">
            <w:rPr>
              <w:rFonts w:hint="eastAsia"/>
            </w:rPr>
          </w:rPrChange>
        </w:rPr>
        <w:t>在预处理过程中我们将</w:t>
      </w:r>
      <w:r w:rsidR="00FD3960" w:rsidRPr="006403B5">
        <w:rPr>
          <w:rFonts w:hint="eastAsia"/>
          <w:highlight w:val="cyan"/>
          <w:rPrChange w:id="25" w:author="sunset" w:date="2018-12-24T09:36:00Z">
            <w:rPr>
              <w:rFonts w:hint="eastAsia"/>
            </w:rPr>
          </w:rPrChange>
        </w:rPr>
        <w:t>这部分数据去除以避免因为信息丢失造成的干扰</w:t>
      </w:r>
      <w:r w:rsidR="003E5245">
        <w:rPr>
          <w:rFonts w:hint="eastAsia"/>
        </w:rPr>
        <w:t>。3）滑动窗口切割。这里我们分别使用6</w:t>
      </w:r>
      <w:r w:rsidR="003E5245">
        <w:t>0s长度</w:t>
      </w:r>
      <w:r w:rsidR="003E5245">
        <w:rPr>
          <w:rFonts w:hint="eastAsia"/>
        </w:rPr>
        <w:t>窗口与1</w:t>
      </w:r>
      <w:r w:rsidR="003E5245">
        <w:t>0秒长度窗口</w:t>
      </w:r>
      <w:r w:rsidR="003E5245">
        <w:rPr>
          <w:rFonts w:hint="eastAsia"/>
        </w:rPr>
        <w:t>对原始数据进行切割，步长设置为1</w:t>
      </w:r>
      <w:r w:rsidR="003E5245">
        <w:t>秒钟</w:t>
      </w:r>
      <w:r w:rsidR="003E5245">
        <w:rPr>
          <w:rFonts w:hint="eastAsia"/>
        </w:rPr>
        <w:t>，切割后得到的数据片段标注为两种类型：</w:t>
      </w:r>
      <w:r w:rsidR="003E5245">
        <w:t>AH与</w:t>
      </w:r>
      <w:r w:rsidR="003E5245">
        <w:rPr>
          <w:rFonts w:hint="eastAsia"/>
        </w:rPr>
        <w:t>N。如果一个数据片段中包含有</w:t>
      </w:r>
      <w:r w:rsidR="003E5245" w:rsidRPr="00134B46">
        <w:rPr>
          <w:rFonts w:hint="eastAsia"/>
        </w:rPr>
        <w:t>5</w:t>
      </w:r>
      <w:r w:rsidR="003E5245" w:rsidRPr="00134B46">
        <w:t>秒</w:t>
      </w:r>
      <w:r w:rsidR="003E5245" w:rsidRPr="00134B46">
        <w:rPr>
          <w:rFonts w:hint="eastAsia"/>
        </w:rPr>
        <w:t>钟</w:t>
      </w:r>
      <w:r w:rsidR="003E5245">
        <w:rPr>
          <w:rFonts w:hint="eastAsia"/>
        </w:rPr>
        <w:t>以上的SAHS</w:t>
      </w:r>
      <w:r w:rsidR="003E5245">
        <w:t>事件</w:t>
      </w:r>
      <w:r w:rsidR="003E5245">
        <w:rPr>
          <w:rFonts w:hint="eastAsia"/>
        </w:rPr>
        <w:t>则标记为AH，其余的数据片段则标注为N。这样原始数据将被切割成为一段带有AH</w:t>
      </w:r>
      <w:r w:rsidR="003E5245">
        <w:t>与</w:t>
      </w:r>
      <w:r w:rsidR="003E5245">
        <w:rPr>
          <w:rFonts w:hint="eastAsia"/>
        </w:rPr>
        <w:t>N</w:t>
      </w:r>
      <w:r w:rsidR="003E5245">
        <w:t>标记的</w:t>
      </w:r>
      <w:r w:rsidR="003E5245">
        <w:rPr>
          <w:rFonts w:hint="eastAsia"/>
        </w:rPr>
        <w:t>数据片段序列</w:t>
      </w:r>
      <w:r w:rsidR="00DA27E9" w:rsidRPr="00DA27E9">
        <w:rPr>
          <w:rFonts w:hint="eastAsia"/>
        </w:rPr>
        <w:t>（</w:t>
      </w:r>
      <w:r w:rsidR="00134B46">
        <w:fldChar w:fldCharType="begin"/>
      </w:r>
      <w:r w:rsidR="00134B46">
        <w:instrText xml:space="preserve"> </w:instrText>
      </w:r>
      <w:r w:rsidR="00134B46">
        <w:rPr>
          <w:rFonts w:hint="eastAsia"/>
        </w:rPr>
        <w:instrText>REF _Ref532982093 \h</w:instrText>
      </w:r>
      <w:r w:rsidR="00134B46">
        <w:instrText xml:space="preserve"> </w:instrText>
      </w:r>
      <w:r w:rsidR="00134B46">
        <w:fldChar w:fldCharType="separate"/>
      </w:r>
      <w:r w:rsidR="00134B46">
        <w:t xml:space="preserve">图 </w:t>
      </w:r>
      <w:r w:rsidR="00134B46">
        <w:rPr>
          <w:noProof/>
        </w:rPr>
        <w:t>3</w:t>
      </w:r>
      <w:r w:rsidR="00134B46">
        <w:fldChar w:fldCharType="end"/>
      </w:r>
      <w:r>
        <w:rPr>
          <w:rFonts w:hint="eastAsia"/>
        </w:rPr>
        <w:t>（a）</w:t>
      </w:r>
      <w:r w:rsidR="00DA27E9" w:rsidRPr="00DA27E9">
        <w:rPr>
          <w:rFonts w:hint="eastAsia"/>
        </w:rPr>
        <w:t>）</w:t>
      </w:r>
      <w:r w:rsidR="003E5245">
        <w:rPr>
          <w:rFonts w:hint="eastAsia"/>
        </w:rPr>
        <w:t>。最终我们将得到两组数据片段序列，一组6</w:t>
      </w:r>
      <w:r w:rsidR="003E5245">
        <w:t>0秒</w:t>
      </w:r>
      <w:r w:rsidR="003E5245">
        <w:rPr>
          <w:rFonts w:hint="eastAsia"/>
        </w:rPr>
        <w:t>数据片段构成的序列与一组1</w:t>
      </w:r>
      <w:r w:rsidR="003E5245">
        <w:t>0秒</w:t>
      </w:r>
      <w:r w:rsidR="003E5245">
        <w:rPr>
          <w:rFonts w:hint="eastAsia"/>
        </w:rPr>
        <w:t>数据片段构成的序列。4）血氧信号主动对齐。</w:t>
      </w:r>
      <w:r w:rsidR="003E5245" w:rsidRPr="00FD3960">
        <w:rPr>
          <w:rFonts w:hint="eastAsia"/>
        </w:rPr>
        <w:t>考虑到血氧信号总是在SAHS</w:t>
      </w:r>
      <w:r w:rsidR="003E5245" w:rsidRPr="00FD3960">
        <w:t>事件</w:t>
      </w:r>
      <w:r w:rsidR="003E5245" w:rsidRPr="00FD3960">
        <w:rPr>
          <w:rFonts w:hint="eastAsia"/>
        </w:rPr>
        <w:t>发生后一段时间才出现欠饱和的情况</w:t>
      </w:r>
      <w:r w:rsidR="003E5245">
        <w:rPr>
          <w:rFonts w:hint="eastAsia"/>
        </w:rPr>
        <w:t>，所以为了更好地捕捉到血氧信号的特征我们将</w:t>
      </w:r>
      <w:r w:rsidR="00FD3960">
        <w:rPr>
          <w:rFonts w:hint="eastAsia"/>
        </w:rPr>
        <w:t>血氧</w:t>
      </w:r>
      <w:r w:rsidR="003E5245">
        <w:rPr>
          <w:rFonts w:hint="eastAsia"/>
        </w:rPr>
        <w:t>通道信号</w:t>
      </w:r>
      <w:r w:rsidR="003E5245" w:rsidRPr="006403B5">
        <w:rPr>
          <w:rFonts w:hint="eastAsia"/>
          <w:highlight w:val="cyan"/>
          <w:rPrChange w:id="26" w:author="sunset" w:date="2018-12-24T09:36:00Z">
            <w:rPr>
              <w:rFonts w:hint="eastAsia"/>
            </w:rPr>
          </w:rPrChange>
        </w:rPr>
        <w:t>提前了2</w:t>
      </w:r>
      <w:r w:rsidR="003E5245" w:rsidRPr="006403B5">
        <w:rPr>
          <w:highlight w:val="cyan"/>
          <w:rPrChange w:id="27" w:author="sunset" w:date="2018-12-24T09:36:00Z">
            <w:rPr/>
          </w:rPrChange>
        </w:rPr>
        <w:t>3秒</w:t>
      </w:r>
      <w:r w:rsidR="003E5245" w:rsidRPr="006403B5">
        <w:rPr>
          <w:rFonts w:hint="eastAsia"/>
          <w:highlight w:val="cyan"/>
          <w:rPrChange w:id="28" w:author="sunset" w:date="2018-12-24T09:36:00Z">
            <w:rPr>
              <w:rFonts w:hint="eastAsia"/>
            </w:rPr>
          </w:rPrChange>
        </w:rPr>
        <w:t>钟的时间</w:t>
      </w:r>
      <w:r w:rsidR="003E5245">
        <w:rPr>
          <w:rFonts w:hint="eastAsia"/>
        </w:rPr>
        <w:t>（</w:t>
      </w:r>
      <w:r>
        <w:fldChar w:fldCharType="begin"/>
      </w:r>
      <w:r>
        <w:instrText xml:space="preserve"> </w:instrText>
      </w:r>
      <w:r>
        <w:rPr>
          <w:rFonts w:hint="eastAsia"/>
        </w:rPr>
        <w:instrText>REF _Ref532982093 \h</w:instrText>
      </w:r>
      <w:r>
        <w:instrText xml:space="preserve"> </w:instrText>
      </w:r>
      <w:r>
        <w:fldChar w:fldCharType="separate"/>
      </w:r>
      <w:r w:rsidR="00DD1662">
        <w:t xml:space="preserve">图 </w:t>
      </w:r>
      <w:r w:rsidR="00DD1662">
        <w:rPr>
          <w:noProof/>
        </w:rPr>
        <w:t>3</w:t>
      </w:r>
      <w:r>
        <w:fldChar w:fldCharType="end"/>
      </w:r>
      <w:r>
        <w:rPr>
          <w:rFonts w:hint="eastAsia"/>
        </w:rPr>
        <w:t>（b）</w:t>
      </w:r>
      <w:r w:rsidR="003E5245">
        <w:rPr>
          <w:rFonts w:hint="eastAsia"/>
        </w:rPr>
        <w:t>）。经过预处理之后我们总共获得了</w:t>
      </w:r>
      <w:r w:rsidR="003E5245" w:rsidRPr="006403B5">
        <w:rPr>
          <w:rFonts w:hint="eastAsia"/>
          <w:highlight w:val="cyan"/>
          <w:rPrChange w:id="29" w:author="sunset" w:date="2018-12-24T09:36:00Z">
            <w:rPr>
              <w:rFonts w:hint="eastAsia"/>
            </w:rPr>
          </w:rPrChange>
        </w:rPr>
        <w:t>2</w:t>
      </w:r>
      <w:r w:rsidR="003E5245" w:rsidRPr="006403B5">
        <w:rPr>
          <w:highlight w:val="cyan"/>
          <w:rPrChange w:id="30" w:author="sunset" w:date="2018-12-24T09:36:00Z">
            <w:rPr/>
          </w:rPrChange>
        </w:rPr>
        <w:t>46970</w:t>
      </w:r>
      <w:r w:rsidR="003E5245" w:rsidRPr="006403B5">
        <w:rPr>
          <w:rFonts w:hint="eastAsia"/>
          <w:highlight w:val="cyan"/>
          <w:rPrChange w:id="31" w:author="sunset" w:date="2018-12-24T09:36:00Z">
            <w:rPr>
              <w:rFonts w:hint="eastAsia"/>
            </w:rPr>
          </w:rPrChange>
        </w:rPr>
        <w:t>个数据片段，其中包括3</w:t>
      </w:r>
      <w:r w:rsidR="003E5245" w:rsidRPr="006403B5">
        <w:rPr>
          <w:highlight w:val="cyan"/>
          <w:rPrChange w:id="32" w:author="sunset" w:date="2018-12-24T09:36:00Z">
            <w:rPr/>
          </w:rPrChange>
        </w:rPr>
        <w:t>4666</w:t>
      </w:r>
      <w:r w:rsidR="003E5245" w:rsidRPr="006403B5">
        <w:rPr>
          <w:rFonts w:hint="eastAsia"/>
          <w:highlight w:val="cyan"/>
          <w:rPrChange w:id="33" w:author="sunset" w:date="2018-12-24T09:36:00Z">
            <w:rPr>
              <w:rFonts w:hint="eastAsia"/>
            </w:rPr>
          </w:rPrChange>
        </w:rPr>
        <w:t>个AH片段与2</w:t>
      </w:r>
      <w:r w:rsidR="003E5245" w:rsidRPr="006403B5">
        <w:rPr>
          <w:highlight w:val="cyan"/>
          <w:rPrChange w:id="34" w:author="sunset" w:date="2018-12-24T09:36:00Z">
            <w:rPr/>
          </w:rPrChange>
        </w:rPr>
        <w:t>13588</w:t>
      </w:r>
      <w:r w:rsidR="003E5245" w:rsidRPr="006403B5">
        <w:rPr>
          <w:rFonts w:hint="eastAsia"/>
          <w:highlight w:val="cyan"/>
          <w:rPrChange w:id="35" w:author="sunset" w:date="2018-12-24T09:36:00Z">
            <w:rPr>
              <w:rFonts w:hint="eastAsia"/>
            </w:rPr>
          </w:rPrChange>
        </w:rPr>
        <w:t>个N片段</w:t>
      </w:r>
      <w:r w:rsidR="003E5245">
        <w:rPr>
          <w:rFonts w:hint="eastAsia"/>
        </w:rPr>
        <w:t>。</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0A2BD71D" w14:textId="41265714" w:rsidR="00922D9E"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口鼻流量信号中的极值点作为呼气相与吸气相的转换点</w:t>
      </w:r>
      <w:r w:rsidR="00922D9E">
        <w:rPr>
          <w:rFonts w:hint="eastAsia"/>
        </w:rPr>
        <w:t>(</w:t>
      </w:r>
      <w:r w:rsidR="00DD1662">
        <w:fldChar w:fldCharType="begin"/>
      </w:r>
      <w:r w:rsidR="00DD1662">
        <w:instrText xml:space="preserve"> </w:instrText>
      </w:r>
      <w:r w:rsidR="00DD1662">
        <w:rPr>
          <w:rFonts w:hint="eastAsia"/>
        </w:rPr>
        <w:instrText>REF _Ref532982322 \h</w:instrText>
      </w:r>
      <w:r w:rsidR="00DD1662">
        <w:instrText xml:space="preserve"> </w:instrText>
      </w:r>
      <w:r w:rsidR="00DD1662">
        <w:fldChar w:fldCharType="separate"/>
      </w:r>
      <w:r w:rsidR="00DD1662">
        <w:t xml:space="preserve">图 </w:t>
      </w:r>
      <w:r w:rsidR="00DD1662">
        <w:rPr>
          <w:noProof/>
        </w:rPr>
        <w:t>4</w:t>
      </w:r>
      <w:r w:rsidR="00DD1662">
        <w:fldChar w:fldCharType="end"/>
      </w:r>
      <w:r w:rsidR="00922D9E">
        <w:rPr>
          <w:rFonts w:hint="eastAsia"/>
        </w:rPr>
        <w:t>)</w:t>
      </w:r>
      <w:r w:rsidR="005C4288">
        <w:rPr>
          <w:rFonts w:hint="eastAsia"/>
        </w:rPr>
        <w:t>。</w:t>
      </w:r>
    </w:p>
    <w:p w14:paraId="3A69F88E" w14:textId="70F56D3B" w:rsidR="00922D9E" w:rsidRDefault="000F6E05" w:rsidP="003E5245">
      <w:pPr>
        <w:tabs>
          <w:tab w:val="center" w:pos="4156"/>
          <w:tab w:val="right" w:pos="10109"/>
        </w:tabs>
      </w:pPr>
      <w:r>
        <w:rPr>
          <w:noProof/>
        </w:rPr>
        <mc:AlternateContent>
          <mc:Choice Requires="wpg">
            <w:drawing>
              <wp:anchor distT="0" distB="0" distL="114300" distR="114300" simplePos="0" relativeHeight="251714560" behindDoc="0" locked="0" layoutInCell="1" allowOverlap="1" wp14:anchorId="126C6925" wp14:editId="7C4A28D2">
                <wp:simplePos x="0" y="0"/>
                <wp:positionH relativeFrom="column">
                  <wp:posOffset>0</wp:posOffset>
                </wp:positionH>
                <wp:positionV relativeFrom="paragraph">
                  <wp:posOffset>200025</wp:posOffset>
                </wp:positionV>
                <wp:extent cx="5274310" cy="1390650"/>
                <wp:effectExtent l="0" t="0" r="2540" b="0"/>
                <wp:wrapTopAndBottom/>
                <wp:docPr id="124" name="组合 124"/>
                <wp:cNvGraphicFramePr/>
                <a:graphic xmlns:a="http://schemas.openxmlformats.org/drawingml/2006/main">
                  <a:graphicData uri="http://schemas.microsoft.com/office/word/2010/wordprocessingGroup">
                    <wpg:wgp>
                      <wpg:cNvGrpSpPr/>
                      <wpg:grpSpPr>
                        <a:xfrm>
                          <a:off x="0" y="0"/>
                          <a:ext cx="5274310" cy="1390650"/>
                          <a:chOff x="0" y="0"/>
                          <a:chExt cx="5274310" cy="1390650"/>
                        </a:xfrm>
                      </wpg:grpSpPr>
                      <wps:wsp>
                        <wps:cNvPr id="48" name="文本框 48"/>
                        <wps:cNvSpPr txBox="1"/>
                        <wps:spPr>
                          <a:xfrm>
                            <a:off x="0" y="1200150"/>
                            <a:ext cx="5274310" cy="190500"/>
                          </a:xfrm>
                          <a:prstGeom prst="rect">
                            <a:avLst/>
                          </a:prstGeom>
                          <a:solidFill>
                            <a:prstClr val="white"/>
                          </a:solidFill>
                          <a:ln>
                            <a:noFill/>
                          </a:ln>
                        </wps:spPr>
                        <wps:txbx>
                          <w:txbxContent>
                            <w:p w14:paraId="7F4AC05B" w14:textId="59E2FF43" w:rsidR="00876A76" w:rsidRDefault="00876A76" w:rsidP="00E705F7">
                              <w:pPr>
                                <w:pStyle w:val="a3"/>
                                <w:jc w:val="center"/>
                                <w:rPr>
                                  <w:noProof/>
                                </w:rPr>
                              </w:pPr>
                              <w:bookmarkStart w:id="36" w:name="_Ref532982322"/>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6"/>
                              <w:r>
                                <w:t xml:space="preserve">. </w:t>
                              </w:r>
                              <w:r>
                                <w:t>流量</w:t>
                              </w:r>
                              <w:r>
                                <w:rPr>
                                  <w:rFonts w:hint="eastAsia"/>
                                </w:rPr>
                                <w:t>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3" name="图片 1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wpg:wgp>
                  </a:graphicData>
                </a:graphic>
              </wp:anchor>
            </w:drawing>
          </mc:Choice>
          <mc:Fallback>
            <w:pict>
              <v:group w14:anchorId="126C6925" id="组合 124" o:spid="_x0000_s1054" style="position:absolute;left:0;text-align:left;margin-left:0;margin-top:15.75pt;width:415.3pt;height:109.5pt;z-index:251714560" coordsize="52743,1390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GRyWTymVy2XzGZzWbzmLgK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">
                <v:shape id="文本框 48" o:spid="_x0000_s1055" type="#_x0000_t202" style="position:absolute;top:12001;width:527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14:paraId="7F4AC05B" w14:textId="59E2FF43" w:rsidR="00876A76" w:rsidRDefault="00876A76" w:rsidP="00E705F7">
                        <w:pPr>
                          <w:pStyle w:val="a3"/>
                          <w:jc w:val="center"/>
                          <w:rPr>
                            <w:noProof/>
                          </w:rPr>
                        </w:pPr>
                        <w:bookmarkStart w:id="37" w:name="_Ref532982322"/>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7"/>
                        <w:r>
                          <w:t xml:space="preserve">. </w:t>
                        </w:r>
                        <w:r>
                          <w:t>流量</w:t>
                        </w:r>
                        <w:r>
                          <w:rPr>
                            <w:rFonts w:hint="eastAsia"/>
                          </w:rPr>
                          <w:t>特征提取</w:t>
                        </w:r>
                      </w:p>
                    </w:txbxContent>
                  </v:textbox>
                </v:shape>
                <v:shape id="图片 123" o:spid="_x0000_s1056" type="#_x0000_t75" style="position:absolute;width:52743;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rgovBAAAA3AAAAA8AAABkcnMvZG93bnJldi54bWxET0trwkAQvhf8D8sI3ppNUiiauooohZws&#10;Puh5mp1mg9nZmF01/fddQfA2H99z5svBtuJKvW8cK8iSFARx5XTDtYLj4fN1CsIHZI2tY1LwRx6W&#10;i9HLHAvtbryj6z7UIoawL1CBCaErpPSVIYs+cR1x5H5dbzFE2NdS93iL4baVeZq+S4sNxwaDHa0N&#10;Vaf9xSqYnUvzc/nOfbatN/6r7DLenTKlJuNh9QEi0BCe4oe71HF+/gb3Z+IFcv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1rgovBAAAA3AAAAA8AAAAAAAAAAAAAAAAAnwIA&#10;AGRycy9kb3ducmV2LnhtbFBLBQYAAAAABAAEAPcAAACNAwAAAAA=&#10;">
                  <v:imagedata r:id="rId18" o:title=""/>
                  <v:path arrowok="t"/>
                </v:shape>
                <w10:wrap type="topAndBottom"/>
              </v:group>
            </w:pict>
          </mc:Fallback>
        </mc:AlternateContent>
      </w:r>
    </w:p>
    <w:p w14:paraId="7F5EAD38" w14:textId="41D17A4C" w:rsidR="003E5245" w:rsidRDefault="00A1413E" w:rsidP="003E5245">
      <w:pPr>
        <w:tabs>
          <w:tab w:val="center" w:pos="4156"/>
          <w:tab w:val="right" w:pos="10109"/>
        </w:tabs>
      </w:pPr>
      <w:r>
        <w:rPr>
          <w:rFonts w:hint="eastAsia"/>
        </w:rPr>
        <w:t>这可以帮助我们</w:t>
      </w:r>
      <w:r w:rsidR="003E5245">
        <w:rPr>
          <w:rFonts w:hint="eastAsia"/>
        </w:rPr>
        <w:t>更好的捕捉到被试每一次呼吸的潮气量变化。处理完之后的流量信号转换为一系列的转换点序列（公式</w:t>
      </w:r>
      <w:r w:rsidR="006771B1">
        <w:fldChar w:fldCharType="begin"/>
      </w:r>
      <w:r w:rsidR="006771B1">
        <w:instrText xml:space="preserve"> </w:instrText>
      </w:r>
      <w:r w:rsidR="006771B1">
        <w:rPr>
          <w:rFonts w:hint="eastAsia"/>
        </w:rPr>
        <w:instrText>REF _Ref532998878 \h</w:instrText>
      </w:r>
      <w:r w:rsidR="006771B1">
        <w:instrText xml:space="preserve"> </w:instrText>
      </w:r>
      <w:r w:rsidR="006771B1">
        <w:fldChar w:fldCharType="separate"/>
      </w:r>
      <w:r w:rsidR="006771B1">
        <w:rPr>
          <w:rFonts w:hint="eastAsia"/>
        </w:rPr>
        <w:t>（</w:t>
      </w:r>
      <w:r w:rsidR="006771B1">
        <w:rPr>
          <w:noProof/>
        </w:rPr>
        <w:t>2</w:t>
      </w:r>
      <w:r w:rsidR="006771B1">
        <w:fldChar w:fldCharType="end"/>
      </w:r>
      <w:r w:rsidR="006771B1">
        <w:rPr>
          <w:rFonts w:hint="eastAsia"/>
        </w:rPr>
        <w:t>）</w:t>
      </w:r>
      <w:r w:rsidR="003E5245">
        <w:rPr>
          <w:rFonts w:hint="eastAsia"/>
        </w:rPr>
        <w:t>）。</w:t>
      </w:r>
    </w:p>
    <w:p w14:paraId="6E2849C2" w14:textId="16A34C68" w:rsidR="003E5245" w:rsidRPr="006771B1" w:rsidRDefault="003E5245" w:rsidP="003E5245">
      <w:pPr>
        <w:tabs>
          <w:tab w:val="center" w:pos="4156"/>
          <w:tab w:val="right" w:pos="10110"/>
        </w:tabs>
        <w:rPr>
          <w:vanish/>
          <w:specVanish/>
        </w:rPr>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r>
    </w:p>
    <w:p w14:paraId="7BCC6F2C" w14:textId="61C8DC73" w:rsidR="006771B1" w:rsidRDefault="006771B1" w:rsidP="006771B1">
      <w:pPr>
        <w:pStyle w:val="a3"/>
      </w:pPr>
      <w:r>
        <w:t xml:space="preserve"> </w:t>
      </w:r>
      <w:bookmarkStart w:id="38"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38"/>
      <w:r>
        <w:rPr>
          <w:rFonts w:hint="eastAsia"/>
        </w:rPr>
        <w:t>）</w:t>
      </w:r>
    </w:p>
    <w:p w14:paraId="1AA2809B" w14:textId="5335830F" w:rsidR="003E5245" w:rsidRDefault="003E5245" w:rsidP="003E5245">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68D6B07A"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39"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39"/>
      <w:r>
        <w:rPr>
          <w:rFonts w:hint="eastAsia"/>
        </w:rPr>
        <w:t>）</w:t>
      </w:r>
    </w:p>
    <w:p w14:paraId="2D96940A" w14:textId="0DE8C3F4" w:rsidR="003E5245" w:rsidRPr="006771B1" w:rsidRDefault="003E5245" w:rsidP="006771B1">
      <w:r w:rsidRPr="006771B1">
        <w:rPr>
          <w:rFonts w:hint="eastAsia"/>
        </w:rPr>
        <w:t>然后我们分别计算了每个数据片段中的呼吸暂停次数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40"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40"/>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41"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41"/>
      <w:r>
        <w:rPr>
          <w:rFonts w:hint="eastAsia"/>
        </w:rPr>
        <w:t>）</w:t>
      </w:r>
      <w:r>
        <w:t xml:space="preserve"> </w:t>
      </w:r>
    </w:p>
    <w:p w14:paraId="09C64BA6" w14:textId="685487BE"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3E5245">
        <w:rPr>
          <w:rFonts w:hint="eastAsia"/>
        </w:rPr>
        <w:t>正常人的呼吸频率在1</w:t>
      </w:r>
      <w:r w:rsidR="003E5245">
        <w:t>6-20</w:t>
      </w:r>
      <w:r w:rsidR="003E5245">
        <w:rPr>
          <w:rFonts w:hint="eastAsia"/>
        </w:rPr>
        <w:t>次每分钟，</w:t>
      </w:r>
      <w:r>
        <w:rPr>
          <w:rFonts w:hint="eastAsia"/>
        </w:rPr>
        <w:t>其频率谱会在0-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患者在受到SAHS事件影响之后呼吸频率会发生紊乱，所以我们计算了流量信号频谱在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5943F206"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del w:id="42" w:author="sunset" w:date="2018-12-24T09:36:00Z">
        <w:r w:rsidR="003E5245">
          <w:rPr>
            <w:rFonts w:hint="eastAsia"/>
          </w:rPr>
          <w:delText>%</w:delText>
        </w:r>
      </w:del>
      <w:r w:rsidR="003E5245">
        <w:t>92</w:t>
      </w:r>
      <w:ins w:id="43" w:author="sunset" w:date="2018-12-24T09:36:00Z">
        <w:r w:rsidR="006403B5">
          <w:rPr>
            <w:rFonts w:hint="eastAsia"/>
          </w:rPr>
          <w:t>%</w:t>
        </w:r>
      </w:ins>
      <w:r w:rsidR="003E5245">
        <w:rPr>
          <w:rFonts w:hint="eastAsia"/>
        </w:rPr>
        <w:t>与</w:t>
      </w:r>
      <w:del w:id="44" w:author="sunset" w:date="2018-12-24T09:36:00Z">
        <w:r w:rsidR="003E5245">
          <w:rPr>
            <w:rFonts w:hint="eastAsia"/>
          </w:rPr>
          <w:delText>%</w:delText>
        </w:r>
      </w:del>
      <w:r w:rsidR="003E5245">
        <w:t>91</w:t>
      </w:r>
      <w:ins w:id="45" w:author="sunset" w:date="2018-12-24T09:36:00Z">
        <w:r w:rsidR="006403B5">
          <w:rPr>
            <w:rFonts w:hint="eastAsia"/>
          </w:rPr>
          <w:t>%</w:t>
        </w:r>
      </w:ins>
      <w:r w:rsidR="003E5245">
        <w:rPr>
          <w:rFonts w:hint="eastAsia"/>
        </w:rPr>
        <w:t>水平的持续时间作为另外两个特征。</w:t>
      </w:r>
      <w:r w:rsidR="00965715">
        <w:rPr>
          <w:rFonts w:hint="eastAsia"/>
        </w:rPr>
        <w:t>为了捕捉到血氧欠饱和程度这一特征，</w:t>
      </w:r>
      <w:r w:rsidR="003E5245">
        <w:rPr>
          <w:rFonts w:hint="eastAsia"/>
        </w:rPr>
        <w:t>我们同样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46"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46"/>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47"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47"/>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48"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48"/>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49"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49"/>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50"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50"/>
      <w:r>
        <w:rPr>
          <w:rFonts w:hint="eastAsia"/>
        </w:rPr>
        <w:t>.</w:t>
      </w:r>
      <w:r>
        <w:t xml:space="preserve"> </w:t>
      </w:r>
      <w:r>
        <w:rPr>
          <w:rFonts w:hint="eastAsia"/>
        </w:rPr>
        <w:t>特征集合与特征定义</w:t>
      </w:r>
    </w:p>
    <w:tbl>
      <w:tblPr>
        <w:tblStyle w:val="a4"/>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FD7CE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FD7CE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FD7CE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FD7CE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FD7CE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FD7CE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FD7CE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54CBD53E" w14:textId="0E1B5511" w:rsidR="003E5245" w:rsidRDefault="00DB29A1" w:rsidP="003E5245">
      <w:pPr>
        <w:tabs>
          <w:tab w:val="center" w:pos="4156"/>
          <w:tab w:val="right" w:pos="10109"/>
        </w:tabs>
      </w:pPr>
      <w:r>
        <w:rPr>
          <w:rFonts w:hint="eastAsia"/>
          <w:noProof/>
        </w:rPr>
        <mc:AlternateContent>
          <mc:Choice Requires="wpg">
            <w:drawing>
              <wp:anchor distT="0" distB="0" distL="114300" distR="114300" simplePos="0" relativeHeight="251658240" behindDoc="0" locked="0" layoutInCell="1" allowOverlap="1" wp14:anchorId="1C08CA96" wp14:editId="2A6D9520">
                <wp:simplePos x="0" y="0"/>
                <wp:positionH relativeFrom="column">
                  <wp:posOffset>-1270</wp:posOffset>
                </wp:positionH>
                <wp:positionV relativeFrom="paragraph">
                  <wp:posOffset>1283883</wp:posOffset>
                </wp:positionV>
                <wp:extent cx="5274310" cy="1726565"/>
                <wp:effectExtent l="0" t="0" r="2540" b="6985"/>
                <wp:wrapTopAndBottom/>
                <wp:docPr id="105" name="组合 105"/>
                <wp:cNvGraphicFramePr/>
                <a:graphic xmlns:a="http://schemas.openxmlformats.org/drawingml/2006/main">
                  <a:graphicData uri="http://schemas.microsoft.com/office/word/2010/wordprocessingGroup">
                    <wpg:wgp>
                      <wpg:cNvGrpSpPr/>
                      <wpg:grpSpPr>
                        <a:xfrm>
                          <a:off x="0" y="0"/>
                          <a:ext cx="5274310" cy="1726565"/>
                          <a:chOff x="0" y="0"/>
                          <a:chExt cx="5274310" cy="1726565"/>
                        </a:xfrm>
                      </wpg:grpSpPr>
                      <wpg:grpSp>
                        <wpg:cNvPr id="103" name="组合 103"/>
                        <wpg:cNvGrpSpPr/>
                        <wpg:grpSpPr>
                          <a:xfrm>
                            <a:off x="0" y="0"/>
                            <a:ext cx="5274310" cy="1480820"/>
                            <a:chOff x="0" y="0"/>
                            <a:chExt cx="5274310" cy="1480871"/>
                          </a:xfrm>
                        </wpg:grpSpPr>
                        <pic:pic xmlns:pic="http://schemas.openxmlformats.org/drawingml/2006/picture">
                          <pic:nvPicPr>
                            <pic:cNvPr id="100" name="图片 10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95021"/>
                              <a:ext cx="5274310" cy="1085850"/>
                            </a:xfrm>
                            <a:prstGeom prst="rect">
                              <a:avLst/>
                            </a:prstGeom>
                          </pic:spPr>
                        </pic:pic>
                        <wps:wsp>
                          <wps:cNvPr id="101" name="文本框 101"/>
                          <wps:cNvSpPr txBox="1"/>
                          <wps:spPr>
                            <a:xfrm>
                              <a:off x="0" y="0"/>
                              <a:ext cx="499713" cy="297103"/>
                            </a:xfrm>
                            <a:prstGeom prst="rect">
                              <a:avLst/>
                            </a:prstGeom>
                            <a:noFill/>
                            <a:ln w="6350">
                              <a:noFill/>
                            </a:ln>
                          </wps:spPr>
                          <wps:txbx>
                            <w:txbxContent>
                              <w:p w14:paraId="7726A9B9" w14:textId="77777777" w:rsidR="00876A76" w:rsidRDefault="00876A76" w:rsidP="00DB29A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1916582" y="0"/>
                              <a:ext cx="499080" cy="297103"/>
                            </a:xfrm>
                            <a:prstGeom prst="rect">
                              <a:avLst/>
                            </a:prstGeom>
                            <a:noFill/>
                            <a:ln w="6350">
                              <a:noFill/>
                            </a:ln>
                          </wps:spPr>
                          <wps:txbx>
                            <w:txbxContent>
                              <w:p w14:paraId="214A2228" w14:textId="77777777" w:rsidR="00876A76" w:rsidRDefault="00876A76" w:rsidP="00DB29A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文本框 104"/>
                        <wps:cNvSpPr txBox="1"/>
                        <wps:spPr>
                          <a:xfrm>
                            <a:off x="0" y="1536065"/>
                            <a:ext cx="5274310" cy="190500"/>
                          </a:xfrm>
                          <a:prstGeom prst="rect">
                            <a:avLst/>
                          </a:prstGeom>
                          <a:solidFill>
                            <a:prstClr val="white"/>
                          </a:solidFill>
                          <a:ln>
                            <a:noFill/>
                          </a:ln>
                        </wps:spPr>
                        <wps:txbx>
                          <w:txbxContent>
                            <w:p w14:paraId="112A7CD6" w14:textId="50DE6E81" w:rsidR="00876A76" w:rsidRDefault="00876A76" w:rsidP="00DB29A1">
                              <w:pPr>
                                <w:pStyle w:val="a3"/>
                                <w:jc w:val="center"/>
                                <w:rPr>
                                  <w:noProof/>
                                </w:rPr>
                              </w:pPr>
                              <w:bookmarkStart w:id="51" w:name="_Ref532982340"/>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51"/>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08CA96" id="组合 105" o:spid="_x0000_s1057" style="position:absolute;left:0;text-align:left;margin-left:-.1pt;margin-top:101.1pt;width:415.3pt;height:135.95pt;z-index:251658240" coordsize="52743,17265"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">
                <v:group id="组合 103" o:spid="_x0000_s1058" style="position:absolute;width:52743;height:14808" coordsize="52743,148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图片 100" o:spid="_x0000_s1059" type="#_x0000_t75" style="position:absolute;top:3950;width:52743;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JNyHFAAAA3AAAAA8AAABkcnMvZG93bnJldi54bWxEj0FrwkAQhe+C/2GZgjfdVKGm0VW0IJRC&#10;D6YteByyYxLcnQ3ZbUz/fedQ6G2G9+a9b7b70Ts1UB/bwAYeFxko4irYlmsDnx+neQ4qJmSLLjAZ&#10;+KEI+910ssXChjufaShTrSSEY4EGmpS6QutYNeQxLkJHLNo19B6TrH2tbY93CfdOL7PsSXtsWRoa&#10;7OiloepWfnsD4VY790Yrfwzv61PePV+G/OtizOxhPGxAJRrTv/nv+tUKfib48oxMoH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STchxQAAANwAAAAPAAAAAAAAAAAAAAAA&#10;AJ8CAABkcnMvZG93bnJldi54bWxQSwUGAAAAAAQABAD3AAAAkQMAAAAA&#10;">
                    <v:imagedata r:id="rId20" o:title=""/>
                    <v:path arrowok="t"/>
                  </v:shape>
                  <v:shape id="文本框 101" o:spid="_x0000_s1060" type="#_x0000_t202" style="position:absolute;width:4997;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7726A9B9" w14:textId="77777777" w:rsidR="00876A76" w:rsidRDefault="00876A76" w:rsidP="00DB29A1">
                          <w:r>
                            <w:rPr>
                              <w:rFonts w:hint="eastAsia"/>
                            </w:rPr>
                            <w:t>（a）</w:t>
                          </w:r>
                        </w:p>
                      </w:txbxContent>
                    </v:textbox>
                  </v:shape>
                  <v:shape id="文本框 102" o:spid="_x0000_s1061" type="#_x0000_t202" style="position:absolute;left:19165;width:499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214A2228" w14:textId="77777777" w:rsidR="00876A76" w:rsidRDefault="00876A76" w:rsidP="00DB29A1">
                          <w:r>
                            <w:rPr>
                              <w:rFonts w:hint="eastAsia"/>
                            </w:rPr>
                            <w:t>（</w:t>
                          </w:r>
                          <w:r>
                            <w:t>b</w:t>
                          </w:r>
                          <w:r>
                            <w:rPr>
                              <w:rFonts w:hint="eastAsia"/>
                            </w:rPr>
                            <w:t>）</w:t>
                          </w:r>
                        </w:p>
                      </w:txbxContent>
                    </v:textbox>
                  </v:shape>
                </v:group>
                <v:shape id="文本框 104" o:spid="_x0000_s1062" type="#_x0000_t202" style="position:absolute;top:15360;width:527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0vdcQA&#10;AADcAAAADwAAAGRycy9kb3ducmV2LnhtbERPTWsCMRC9F/wPYQpeima1i5StUURaaHsRt168DZtx&#10;s+1msiRZ3f77RhC8zeN9znI92FacyYfGsYLZNANBXDndcK3g8P0+eQERIrLG1jEp+KMA69XoYYmF&#10;dhfe07mMtUghHApUYGLsCilDZchimLqOOHEn5y3GBH0ttcdLCretnGfZQlpsODUY7GhrqPote6tg&#10;lx935qk/vX1t8mf/eei3i5+6VGr8OGxeQUQa4l18c3/oND/L4fpMuk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NL3XEAAAA3AAAAA8AAAAAAAAAAAAAAAAAmAIAAGRycy9k&#10;b3ducmV2LnhtbFBLBQYAAAAABAAEAPUAAACJAwAAAAA=&#10;" stroked="f">
                  <v:textbox style="mso-fit-shape-to-text:t" inset="0,0,0,0">
                    <w:txbxContent>
                      <w:p w14:paraId="112A7CD6" w14:textId="50DE6E81" w:rsidR="00876A76" w:rsidRDefault="00876A76" w:rsidP="00DB29A1">
                        <w:pPr>
                          <w:pStyle w:val="a3"/>
                          <w:jc w:val="center"/>
                          <w:rPr>
                            <w:noProof/>
                          </w:rPr>
                        </w:pPr>
                        <w:bookmarkStart w:id="52" w:name="_Ref532982340"/>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52"/>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v:textbox>
                </v:shape>
                <w10:wrap type="topAndBottom"/>
              </v:group>
            </w:pict>
          </mc:Fallback>
        </mc:AlternateContent>
      </w:r>
      <w:r w:rsidR="003E5245">
        <w:rPr>
          <w:rFonts w:hint="eastAsia"/>
        </w:rPr>
        <w:t>级联分类器由两部分组成，第一部分我们将其称作是</w:t>
      </w:r>
      <w:r w:rsidR="003E5245" w:rsidRPr="00440869">
        <w:rPr>
          <w:rFonts w:hint="eastAsia"/>
          <w:highlight w:val="yellow"/>
        </w:rPr>
        <w:t>粗筛分类器</w:t>
      </w:r>
      <w:r w:rsidR="003E5245">
        <w:rPr>
          <w:rFonts w:hint="eastAsia"/>
        </w:rPr>
        <w:t>，是由1</w:t>
      </w:r>
      <w:r w:rsidR="003E5245">
        <w:t>0</w:t>
      </w:r>
      <w:r w:rsidR="003E5245">
        <w:rPr>
          <w:rFonts w:hint="eastAsia"/>
        </w:rPr>
        <w:t>棵CART决策树构成的随机森林，使用从6</w:t>
      </w:r>
      <w:r w:rsidR="003E5245">
        <w:t>0</w:t>
      </w:r>
      <w:r w:rsidR="003E5245">
        <w:rPr>
          <w:rFonts w:hint="eastAsia"/>
        </w:rPr>
        <w:t>秒数据片段中提取得到的特征集合进行训练，可以筛除大部分与SAHS事件无关的正常数据片段</w:t>
      </w:r>
      <w:r>
        <w:rPr>
          <w:rFonts w:hint="eastAsia"/>
        </w:rPr>
        <w:t>而留下SAHS事件附近的数据片段</w:t>
      </w:r>
      <w:r w:rsidR="003E5245">
        <w:rPr>
          <w:rFonts w:hint="eastAsia"/>
        </w:rPr>
        <w:t>；第二部分我们将其称作是</w:t>
      </w:r>
      <w:r w:rsidR="003E5245" w:rsidRPr="00440869">
        <w:rPr>
          <w:rFonts w:hint="eastAsia"/>
          <w:highlight w:val="yellow"/>
        </w:rPr>
        <w:t>精筛分类器</w:t>
      </w:r>
      <w:r w:rsidR="003E5245">
        <w:rPr>
          <w:rFonts w:hint="eastAsia"/>
        </w:rPr>
        <w:t>，是由2</w:t>
      </w:r>
      <w:r w:rsidR="003E5245">
        <w:t>0</w:t>
      </w:r>
      <w:r w:rsidR="003E5245">
        <w:rPr>
          <w:rFonts w:hint="eastAsia"/>
        </w:rPr>
        <w:t>棵CART决策树构成的随机森林，使用从1</w:t>
      </w:r>
      <w:r w:rsidR="003E5245">
        <w:t>0</w:t>
      </w:r>
      <w:r w:rsidR="003E5245">
        <w:rPr>
          <w:rFonts w:hint="eastAsia"/>
        </w:rPr>
        <w:t>秒数据片段中提取得到的特征集合进行训练，可以在粗筛分类器的预测结果基础上进一步定位到SAHS事件的起止点，输出1</w:t>
      </w:r>
      <w:r w:rsidR="003E5245">
        <w:t>0</w:t>
      </w:r>
      <w:r w:rsidR="003E5245">
        <w:rPr>
          <w:rFonts w:hint="eastAsia"/>
        </w:rPr>
        <w:t>秒数据片段的预测结果序列（</w:t>
      </w:r>
      <w:r w:rsidR="00DD1662">
        <w:fldChar w:fldCharType="begin"/>
      </w:r>
      <w:r w:rsidR="00DD1662">
        <w:instrText xml:space="preserve"> </w:instrText>
      </w:r>
      <w:r w:rsidR="00DD1662">
        <w:rPr>
          <w:rFonts w:hint="eastAsia"/>
        </w:rPr>
        <w:instrText>REF _Ref532982340 \h</w:instrText>
      </w:r>
      <w:r w:rsidR="00DD1662">
        <w:instrText xml:space="preserve"> </w:instrText>
      </w:r>
      <w:r w:rsidR="00DD1662">
        <w:fldChar w:fldCharType="separate"/>
      </w:r>
      <w:r w:rsidR="00DD1662">
        <w:t xml:space="preserve">图 </w:t>
      </w:r>
      <w:r w:rsidR="00DD1662">
        <w:rPr>
          <w:noProof/>
        </w:rPr>
        <w:t>5</w:t>
      </w:r>
      <w:r w:rsidR="00DD1662">
        <w:fldChar w:fldCharType="end"/>
      </w:r>
      <w:r w:rsidR="003E5245">
        <w:rPr>
          <w:rFonts w:hint="eastAsia"/>
        </w:rPr>
        <w:t>）。</w:t>
      </w:r>
    </w:p>
    <w:p w14:paraId="347A96C6" w14:textId="47F332D8" w:rsidR="00DB29A1" w:rsidRPr="00DB29A1" w:rsidRDefault="00DB29A1" w:rsidP="003E5245">
      <w:pPr>
        <w:tabs>
          <w:tab w:val="center" w:pos="4156"/>
          <w:tab w:val="right" w:pos="10109"/>
        </w:tabs>
        <w:rPr>
          <w:b/>
        </w:rPr>
      </w:pPr>
    </w:p>
    <w:p w14:paraId="2AC0904E" w14:textId="0AE30D7D" w:rsidR="003E5245" w:rsidRDefault="003E5245" w:rsidP="003E5245">
      <w:pPr>
        <w:tabs>
          <w:tab w:val="center" w:pos="4156"/>
          <w:tab w:val="right" w:pos="10109"/>
        </w:tabs>
      </w:pPr>
      <w:r>
        <w:rPr>
          <w:rFonts w:hint="eastAsia"/>
        </w:rPr>
        <w:t>为了克服原始数据</w:t>
      </w:r>
      <w:r w:rsidRPr="006403B5">
        <w:rPr>
          <w:rFonts w:hint="eastAsia"/>
          <w:highlight w:val="cyan"/>
          <w:rPrChange w:id="53" w:author="sunset" w:date="2018-12-24T09:36:00Z">
            <w:rPr>
              <w:rFonts w:hint="eastAsia"/>
            </w:rPr>
          </w:rPrChange>
        </w:rPr>
        <w:t>集中存在</w:t>
      </w:r>
      <w:r>
        <w:rPr>
          <w:rFonts w:hint="eastAsia"/>
        </w:rPr>
        <w:t>的不平衡的情况，我们修改了CART决策树对于不同类别样本的类权重，</w:t>
      </w:r>
      <w:r w:rsidR="00965715">
        <w:rPr>
          <w:rFonts w:hint="eastAsia"/>
        </w:rPr>
        <w:t>使决策树更加关注数据集中那些阳性样本。</w:t>
      </w:r>
      <w:r>
        <w:rPr>
          <w:rFonts w:hint="eastAsia"/>
        </w:rPr>
        <w:t>类权重的调整过程如公式</w:t>
      </w:r>
      <w:r w:rsidR="006771B1">
        <w:fldChar w:fldCharType="begin"/>
      </w:r>
      <w:r w:rsidR="006771B1">
        <w:instrText xml:space="preserve"> </w:instrText>
      </w:r>
      <w:r w:rsidR="006771B1">
        <w:rPr>
          <w:rFonts w:hint="eastAsia"/>
        </w:rPr>
        <w:instrText>REF _Ref532999383 \h</w:instrText>
      </w:r>
      <w:r w:rsidR="006771B1">
        <w:instrText xml:space="preserve"> </w:instrText>
      </w:r>
      <w:r w:rsidR="006771B1">
        <w:fldChar w:fldCharType="separate"/>
      </w:r>
      <w:r w:rsidR="006771B1">
        <w:rPr>
          <w:rFonts w:hint="eastAsia"/>
        </w:rPr>
        <w:t>（</w:t>
      </w:r>
      <w:r w:rsidR="006771B1">
        <w:rPr>
          <w:noProof/>
        </w:rPr>
        <w:t>13</w:t>
      </w:r>
      <w:r w:rsidR="006771B1">
        <w:fldChar w:fldCharType="end"/>
      </w:r>
      <w:r w:rsidR="006771B1">
        <w:rPr>
          <w:rFonts w:hint="eastAsia"/>
        </w:rPr>
        <w:t>）</w:t>
      </w:r>
      <w:r>
        <w:rPr>
          <w:rFonts w:hint="eastAsia"/>
        </w:rPr>
        <w:t>所示。</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54"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54"/>
      <w:r>
        <w:rPr>
          <w:rFonts w:hint="eastAsia"/>
        </w:rPr>
        <w:t>）</w:t>
      </w:r>
    </w:p>
    <w:p w14:paraId="3EFE4FEE" w14:textId="602E4506" w:rsidR="003E5245" w:rsidRDefault="003E5245" w:rsidP="003E5245">
      <w:pPr>
        <w:tabs>
          <w:tab w:val="center" w:pos="4156"/>
          <w:tab w:val="right" w:pos="10109"/>
        </w:tabs>
      </w:pPr>
      <w:r>
        <w:rPr>
          <w:rFonts w:hint="eastAsia"/>
        </w:rPr>
        <w:t>通过调整类权重使得分类器更加注重假阴性错误，</w:t>
      </w:r>
      <w:r w:rsidR="00965715">
        <w:rPr>
          <w:rFonts w:hint="eastAsia"/>
        </w:rPr>
        <w:t>保证对阳性数据片段的召回率。</w:t>
      </w: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61312EAC"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191A3AF9"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55"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55"/>
      <w:r>
        <w:rPr>
          <w:rFonts w:hint="eastAsia"/>
        </w:rPr>
        <w:t>）</w:t>
      </w:r>
    </w:p>
    <w:p w14:paraId="46F52A65" w14:textId="3112CD5E"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73600" behindDoc="0" locked="0" layoutInCell="1" allowOverlap="1" wp14:anchorId="4CC96540" wp14:editId="48FEB2C2">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74624" behindDoc="0" locked="0" layoutInCell="1" allowOverlap="1" wp14:anchorId="380094E8" wp14:editId="6E1C96EA">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56077E7E" w:rsidR="00876A76" w:rsidRDefault="00876A76" w:rsidP="0069603C">
                            <w:pPr>
                              <w:pStyle w:val="a3"/>
                            </w:pPr>
                            <w:bookmarkStart w:id="56"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56"/>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63" type="#_x0000_t202" style="position:absolute;left:0;text-align:left;margin-left:0;margin-top:287.45pt;width:415.25pt;height:31.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" stroked="f">
                <v:textbox style="mso-fit-shape-to-text:t" inset="0,0,0,0">
                  <w:txbxContent>
                    <w:p w14:paraId="475670EC" w14:textId="56077E7E" w:rsidR="00876A76" w:rsidRDefault="00876A76" w:rsidP="0069603C">
                      <w:pPr>
                        <w:pStyle w:val="a3"/>
                      </w:pPr>
                      <w:bookmarkStart w:id="57"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57"/>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5D8DC25A" wp14:editId="59D67210">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876A76" w:rsidRDefault="00876A76"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64" type="#_x0000_t202" style="position:absolute;left:0;text-align:left;margin-left:-13.5pt;margin-top:104.85pt;width:39.3pt;height:23.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" filled="f" stroked="f" strokeweight=".5pt">
                <v:textbox>
                  <w:txbxContent>
                    <w:p w14:paraId="39A62A05" w14:textId="77777777" w:rsidR="00876A76" w:rsidRDefault="00876A76"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1A607179" wp14:editId="12E2AEC0">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876A76" w:rsidRDefault="00876A76"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65" type="#_x0000_t202" style="position:absolute;left:0;text-align:left;margin-left:180.75pt;margin-top:104.85pt;width:39.35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" filled="f" stroked="f" strokeweight=".5pt">
                <v:textbox>
                  <w:txbxContent>
                    <w:p w14:paraId="36C4B60E" w14:textId="77777777" w:rsidR="00876A76" w:rsidRDefault="00876A76"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73F56111" wp14:editId="1D56B48C">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876A76" w:rsidRDefault="00876A76"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66" type="#_x0000_t202" style="position:absolute;left:0;text-align:left;margin-left:-13.5pt;margin-top:199.25pt;width:39.3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" filled="f" stroked="f" strokeweight=".5pt">
                <v:textbox>
                  <w:txbxContent>
                    <w:p w14:paraId="063FB36C" w14:textId="1639CBEC" w:rsidR="00876A76" w:rsidRDefault="00876A76"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，可以计算出预测结果中SAHS序列长度Durseq&gt;</w:t>
      </w:r>
      <w:r w:rsidR="0069603C">
        <w:t>10</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3E5245">
        <w:rPr>
          <w:rFonts w:hint="eastAsia"/>
        </w:rPr>
        <w:t>（b））。容易计算得到</w:t>
      </w:r>
      <w:r w:rsidR="0056457A">
        <w:rPr>
          <w:rFonts w:hint="eastAsia"/>
        </w:rPr>
        <w:t>Intseq</w:t>
      </w:r>
      <w:r w:rsidR="003E5245">
        <w:rPr>
          <w:rFonts w:ascii="Times New Roman" w:hAnsi="Times New Roman" w:cs="Times New Roman" w:hint="eastAsia"/>
        </w:rPr>
        <w:t>&gt;</w:t>
      </w:r>
      <w:r w:rsidR="003E5245">
        <w:rPr>
          <w:rFonts w:ascii="Times New Roman" w:hAnsi="Times New Roman" w:cs="Times New Roman"/>
        </w:rPr>
        <w:t>5</w:t>
      </w:r>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F2510F">
        <w:t xml:space="preserve">图 </w:t>
      </w:r>
      <w:r w:rsidR="00F2510F">
        <w:rPr>
          <w:noProof/>
        </w:rPr>
        <w:t>6</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2B503F47" w:rsidR="00CB3BD6" w:rsidRPr="00CB3BD6" w:rsidRDefault="00CB3BD6" w:rsidP="003E5245">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的预测准确性；2）级联分类器模型对被试SAHS严重程度的预测准确性。</w:t>
      </w:r>
    </w:p>
    <w:p w14:paraId="036A8123" w14:textId="00B8F96A" w:rsidR="003E5245" w:rsidRDefault="003E5245" w:rsidP="003E5245">
      <w:pPr>
        <w:pStyle w:val="a3"/>
        <w:keepNext/>
        <w:jc w:val="center"/>
      </w:pPr>
      <w:bookmarkStart w:id="58"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58"/>
      <w:r>
        <w:rPr>
          <w:rFonts w:hint="eastAsia"/>
        </w:rPr>
        <w:t>.</w:t>
      </w:r>
      <w:r>
        <w:t xml:space="preserve"> </w:t>
      </w:r>
      <w:r>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3E5245" w:rsidRPr="00A86FEF" w14:paraId="25EA7B62" w14:textId="77777777" w:rsidTr="00DF2EE1">
        <w:trPr>
          <w:trHeight w:val="285"/>
          <w:jc w:val="center"/>
        </w:trPr>
        <w:tc>
          <w:tcPr>
            <w:tcW w:w="2906" w:type="dxa"/>
            <w:gridSpan w:val="2"/>
            <w:vMerge w:val="restart"/>
            <w:shd w:val="clear" w:color="auto" w:fill="auto"/>
            <w:noWrap/>
            <w:vAlign w:val="bottom"/>
            <w:hideMark/>
          </w:tcPr>
          <w:p w14:paraId="27E8D3FD" w14:textId="77777777" w:rsidR="003E5245" w:rsidRDefault="003E5245" w:rsidP="00DF2EE1">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2A195433"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28BFE05A"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acu</w:t>
            </w:r>
          </w:p>
        </w:tc>
        <w:tc>
          <w:tcPr>
            <w:tcW w:w="1080" w:type="dxa"/>
            <w:vMerge w:val="restart"/>
            <w:shd w:val="clear" w:color="auto" w:fill="auto"/>
            <w:noWrap/>
            <w:vAlign w:val="bottom"/>
            <w:hideMark/>
          </w:tcPr>
          <w:p w14:paraId="640E9C88"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1F980452"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3E5245" w:rsidRPr="00A86FEF" w14:paraId="6A63A49A" w14:textId="77777777" w:rsidTr="00DF2EE1">
        <w:trPr>
          <w:trHeight w:val="285"/>
          <w:jc w:val="center"/>
        </w:trPr>
        <w:tc>
          <w:tcPr>
            <w:tcW w:w="2906" w:type="dxa"/>
            <w:gridSpan w:val="2"/>
            <w:vMerge/>
            <w:shd w:val="clear" w:color="auto" w:fill="auto"/>
            <w:noWrap/>
            <w:vAlign w:val="bottom"/>
          </w:tcPr>
          <w:p w14:paraId="2F8C1DEB" w14:textId="77777777" w:rsidR="003E5245" w:rsidRDefault="003E5245" w:rsidP="00DF2EE1">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2D648681"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488DD4E"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119EB608"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10BA0955"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C04ACBD" w14:textId="77777777" w:rsidR="003E5245" w:rsidRPr="00A86FEF" w:rsidRDefault="003E5245" w:rsidP="00DF2EE1">
            <w:pPr>
              <w:widowControl/>
              <w:jc w:val="left"/>
              <w:rPr>
                <w:rFonts w:ascii="等线" w:eastAsia="等线" w:hAnsi="等线" w:cs="宋体"/>
                <w:color w:val="000000"/>
                <w:kern w:val="0"/>
                <w:sz w:val="22"/>
              </w:rPr>
            </w:pPr>
          </w:p>
        </w:tc>
      </w:tr>
      <w:tr w:rsidR="003E5245" w:rsidRPr="00A86FEF" w14:paraId="11D15FA5" w14:textId="77777777" w:rsidTr="00DF2EE1">
        <w:trPr>
          <w:trHeight w:val="285"/>
          <w:jc w:val="center"/>
        </w:trPr>
        <w:tc>
          <w:tcPr>
            <w:tcW w:w="1140" w:type="dxa"/>
            <w:vMerge w:val="restart"/>
            <w:shd w:val="clear" w:color="auto" w:fill="auto"/>
            <w:noWrap/>
            <w:vAlign w:val="bottom"/>
            <w:hideMark/>
          </w:tcPr>
          <w:p w14:paraId="0BAE8EE6" w14:textId="77777777" w:rsidR="003E5245" w:rsidRPr="00A86FEF" w:rsidRDefault="003E5245" w:rsidP="00DF2EE1">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42ACD70F"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7BC33B8E"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0BD0A003"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5D975C71"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12C25496"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4433C9C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3E5245" w:rsidRPr="00A86FEF" w14:paraId="16585152" w14:textId="77777777" w:rsidTr="00DF2EE1">
        <w:trPr>
          <w:trHeight w:val="285"/>
          <w:jc w:val="center"/>
        </w:trPr>
        <w:tc>
          <w:tcPr>
            <w:tcW w:w="1140" w:type="dxa"/>
            <w:vMerge/>
            <w:shd w:val="clear" w:color="auto" w:fill="auto"/>
            <w:noWrap/>
            <w:vAlign w:val="bottom"/>
            <w:hideMark/>
          </w:tcPr>
          <w:p w14:paraId="284EE9D3" w14:textId="77777777" w:rsidR="003E5245" w:rsidRPr="00A86FEF" w:rsidRDefault="003E5245" w:rsidP="00DF2EE1">
            <w:pPr>
              <w:widowControl/>
              <w:jc w:val="left"/>
              <w:rPr>
                <w:rFonts w:ascii="等线" w:eastAsia="等线" w:hAnsi="等线" w:cs="宋体"/>
                <w:color w:val="000000"/>
                <w:kern w:val="0"/>
                <w:sz w:val="22"/>
              </w:rPr>
            </w:pPr>
          </w:p>
        </w:tc>
        <w:tc>
          <w:tcPr>
            <w:tcW w:w="1766" w:type="dxa"/>
            <w:tcBorders>
              <w:top w:val="nil"/>
            </w:tcBorders>
            <w:vAlign w:val="bottom"/>
          </w:tcPr>
          <w:p w14:paraId="766D15EC"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51EEE982"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5580F3E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4F1A7A74"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5D88630"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1EA0B54F" w14:textId="77777777" w:rsidR="003E5245" w:rsidRPr="00A86FEF" w:rsidRDefault="003E5245" w:rsidP="00DF2EE1">
            <w:pPr>
              <w:widowControl/>
              <w:jc w:val="left"/>
              <w:rPr>
                <w:rFonts w:ascii="Times New Roman" w:eastAsia="Times New Roman" w:hAnsi="Times New Roman" w:cs="Times New Roman"/>
                <w:kern w:val="0"/>
                <w:sz w:val="20"/>
                <w:szCs w:val="20"/>
              </w:rPr>
            </w:pPr>
          </w:p>
        </w:tc>
      </w:tr>
    </w:tbl>
    <w:p w14:paraId="5534846A" w14:textId="77777777" w:rsidR="003E5245" w:rsidRDefault="003E5245" w:rsidP="003E5245"/>
    <w:p w14:paraId="5AC8B73D" w14:textId="29A44E82" w:rsidR="003E5245" w:rsidRDefault="003E5245" w:rsidP="003E5245">
      <w:r>
        <w:rPr>
          <w:rFonts w:hint="eastAsia"/>
        </w:rPr>
        <w:t>训练集一共包含</w:t>
      </w:r>
      <w:r w:rsidRPr="00E42F27">
        <w:rPr>
          <w:rFonts w:hint="eastAsia"/>
          <w:highlight w:val="yellow"/>
        </w:rPr>
        <w:t>1</w:t>
      </w:r>
      <w:r w:rsidRPr="00E42F27">
        <w:rPr>
          <w:highlight w:val="yellow"/>
        </w:rPr>
        <w:t>3</w:t>
      </w:r>
      <w:r w:rsidRPr="00E42F27">
        <w:rPr>
          <w:rFonts w:hint="eastAsia"/>
          <w:highlight w:val="yellow"/>
        </w:rPr>
        <w:t>个被试合计超过3</w:t>
      </w:r>
      <w:r w:rsidRPr="00E42F27">
        <w:rPr>
          <w:highlight w:val="yellow"/>
        </w:rPr>
        <w:t>4</w:t>
      </w:r>
      <w:r w:rsidRPr="00E42F27">
        <w:rPr>
          <w:rFonts w:hint="eastAsia"/>
          <w:highlight w:val="yellow"/>
        </w:rPr>
        <w:t>个小时的数据</w:t>
      </w:r>
      <w:r>
        <w:rPr>
          <w:rFonts w:hint="eastAsia"/>
        </w:rPr>
        <w:t>，总共包含2</w:t>
      </w:r>
      <w:r>
        <w:t>48254</w:t>
      </w:r>
      <w:r>
        <w:rPr>
          <w:rFonts w:hint="eastAsia"/>
        </w:rPr>
        <w:t>个</w:t>
      </w:r>
      <w:r>
        <w:t>10</w:t>
      </w:r>
      <w:r>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在这2</w:t>
      </w:r>
      <w:r w:rsidR="001E7985">
        <w:t>48254</w:t>
      </w:r>
      <w:r w:rsidR="001E7985">
        <w:rPr>
          <w:rFonts w:hint="eastAsia"/>
        </w:rPr>
        <w:t>个数据片段中</w:t>
      </w:r>
      <w:r>
        <w:rPr>
          <w:rFonts w:hint="eastAsia"/>
        </w:rPr>
        <w:t>级联分类器实现了8</w:t>
      </w:r>
      <w:r>
        <w:t>7</w:t>
      </w:r>
      <w:r>
        <w:rPr>
          <w:rFonts w:hint="eastAsia"/>
        </w:rPr>
        <w:t>.</w:t>
      </w:r>
      <w:r>
        <w:t>8</w:t>
      </w:r>
      <w:r>
        <w:rPr>
          <w:rFonts w:hint="eastAsia"/>
        </w:rPr>
        <w:t>%的正确率，7</w:t>
      </w:r>
      <w:r>
        <w:t>4</w:t>
      </w:r>
      <w:r>
        <w:rPr>
          <w:rFonts w:hint="eastAsia"/>
        </w:rPr>
        <w:t>.</w:t>
      </w:r>
      <w:r>
        <w:t>8</w:t>
      </w:r>
      <w:r>
        <w:rPr>
          <w:rFonts w:hint="eastAsia"/>
        </w:rPr>
        <w:t>%的正阳率以及8</w:t>
      </w:r>
      <w:r>
        <w:t>9</w:t>
      </w:r>
      <w:r>
        <w:rPr>
          <w:rFonts w:hint="eastAsia"/>
        </w:rPr>
        <w:t>.</w:t>
      </w:r>
      <w:r>
        <w:t>9</w:t>
      </w:r>
      <w:r>
        <w:rPr>
          <w:rFonts w:hint="eastAsia"/>
        </w:rPr>
        <w:t>%的正阴率。</w:t>
      </w:r>
    </w:p>
    <w:p w14:paraId="612A8C1B" w14:textId="76BF61F5" w:rsidR="003E5245" w:rsidRDefault="003E5245" w:rsidP="003E5245">
      <w:pPr>
        <w:pStyle w:val="a3"/>
        <w:keepNext/>
        <w:jc w:val="center"/>
      </w:pPr>
      <w:bookmarkStart w:id="59" w:name="_Ref53298294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4</w:t>
      </w:r>
      <w:r>
        <w:fldChar w:fldCharType="end"/>
      </w:r>
      <w:bookmarkEnd w:id="59"/>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3E5245" w:rsidRPr="00794CAF" w14:paraId="21FA0060" w14:textId="77777777" w:rsidTr="00DF2EE1">
        <w:trPr>
          <w:trHeight w:val="285"/>
          <w:jc w:val="center"/>
        </w:trPr>
        <w:tc>
          <w:tcPr>
            <w:tcW w:w="0" w:type="auto"/>
            <w:shd w:val="clear" w:color="auto" w:fill="auto"/>
            <w:noWrap/>
            <w:vAlign w:val="bottom"/>
          </w:tcPr>
          <w:p w14:paraId="384DC5B2"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1AA607FF"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6E8D7C4E"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44E69ECB"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5E669F4C"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E5245" w:rsidRPr="00794CAF" w14:paraId="0244C367" w14:textId="77777777" w:rsidTr="00DF2EE1">
        <w:trPr>
          <w:trHeight w:val="285"/>
          <w:jc w:val="center"/>
        </w:trPr>
        <w:tc>
          <w:tcPr>
            <w:tcW w:w="0" w:type="auto"/>
            <w:shd w:val="clear" w:color="auto" w:fill="auto"/>
            <w:noWrap/>
            <w:vAlign w:val="bottom"/>
          </w:tcPr>
          <w:p w14:paraId="0EED2D95"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BFA6447"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0FE5C5A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7CDC1A3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22E69091"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2308E6CA" w14:textId="77777777" w:rsidR="003E5245" w:rsidRDefault="003E5245" w:rsidP="003E5245"/>
    <w:p w14:paraId="278A98D8" w14:textId="1EA8B4A9" w:rsidR="003E5245" w:rsidRDefault="003E5245" w:rsidP="003E5245">
      <w:r>
        <w:rPr>
          <w:noProof/>
        </w:rPr>
        <mc:AlternateContent>
          <mc:Choice Requires="wps">
            <w:drawing>
              <wp:anchor distT="0" distB="0" distL="114300" distR="114300" simplePos="0" relativeHeight="251620352" behindDoc="0" locked="0" layoutInCell="1" allowOverlap="1" wp14:anchorId="69C46CBC" wp14:editId="22592C90">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876A76" w:rsidRDefault="00876A76"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67" type="#_x0000_t202" style="position:absolute;left:0;text-align:left;margin-left:207.6pt;margin-top:73.55pt;width:29.25pt;height:2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" fillcolor="white [3201]" stroked="f" strokeweight=".5pt">
                <v:textbox>
                  <w:txbxContent>
                    <w:p w14:paraId="343EDC96" w14:textId="77777777" w:rsidR="00876A76" w:rsidRDefault="00876A76" w:rsidP="003E5245">
                      <w:r>
                        <w:rPr>
                          <w:rFonts w:hint="eastAsia"/>
                        </w:rPr>
                        <w:t>(</w:t>
                      </w:r>
                      <w:r>
                        <w:t>b)</w: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3747370C" wp14:editId="520F51A6">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876A76" w:rsidRDefault="00876A76"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68" type="#_x0000_t202" style="position:absolute;left:0;text-align:left;margin-left:-8.8pt;margin-top:73.4pt;width:29.25pt;height:27.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JJlXQFUAgAAgwQAAA4AAAAAAAAAAAAAAAAALgIAAGRycy9lMm9Eb2MueG1sUEsB&#10;Ai0AFAAGAAgAAAAhAFr6Yr7hAAAACgEAAA8AAAAAAAAAAAAAAAAArgQAAGRycy9kb3ducmV2Lnht&#10;bFBLBQYAAAAABAAEAPMAAAC8BQAAAAA=&#10;" fillcolor="white [3201]" stroked="f" strokeweight=".5pt">
                <v:textbox>
                  <w:txbxContent>
                    <w:p w14:paraId="482AC32B" w14:textId="77777777" w:rsidR="00876A76" w:rsidRDefault="00876A76" w:rsidP="003E5245">
                      <w:r>
                        <w:rPr>
                          <w:rFonts w:hint="eastAsia"/>
                        </w:rPr>
                        <w:t>(</w:t>
                      </w:r>
                      <w:r>
                        <w:t>a)</w:t>
                      </w:r>
                    </w:p>
                  </w:txbxContent>
                </v:textbox>
              </v:shape>
            </w:pict>
          </mc:Fallback>
        </mc:AlternateContent>
      </w:r>
      <w:r>
        <w:rPr>
          <w:noProof/>
        </w:rPr>
        <mc:AlternateContent>
          <mc:Choice Requires="wpg">
            <w:drawing>
              <wp:anchor distT="0" distB="0" distL="114300" distR="114300" simplePos="0" relativeHeight="251617280" behindDoc="0" locked="0" layoutInCell="1" allowOverlap="1" wp14:anchorId="1BC73EC9" wp14:editId="30BC3621">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50B2A75" id="组合 13" o:spid="_x0000_s1026" style="position:absolute;left:0;text-align:left;margin-left:.4pt;margin-top:62.55pt;width:436.15pt;height:164.25pt;z-index:251617280;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24"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25" o:title=""/>
                </v:shape>
                <w10:wrap type="topAndBottom"/>
              </v:group>
            </w:pict>
          </mc:Fallback>
        </mc:AlternateContent>
      </w:r>
      <w:r>
        <w:rPr>
          <w:noProof/>
        </w:rPr>
        <mc:AlternateContent>
          <mc:Choice Requires="wps">
            <w:drawing>
              <wp:anchor distT="0" distB="0" distL="114300" distR="114300" simplePos="0" relativeHeight="251618304" behindDoc="0" locked="0" layoutInCell="1" allowOverlap="1" wp14:anchorId="0026A545" wp14:editId="3F756E40">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64E9DFD1" w:rsidR="00876A76" w:rsidRPr="00A35A5C" w:rsidRDefault="00876A76" w:rsidP="003E5245">
                            <w:pPr>
                              <w:pStyle w:val="a3"/>
                              <w:jc w:val="center"/>
                              <w:rPr>
                                <w:noProof/>
                              </w:rPr>
                            </w:pPr>
                            <w:bookmarkStart w:id="60"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60"/>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69" type="#_x0000_t202" style="position:absolute;left:0;text-align:left;margin-left:.4pt;margin-top:229.9pt;width:431.3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TJQQIAAGg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PINdUPAK7o358vJXLGg2vhA+3wmFeABc7&#10;EG5wlJranNPe4qwi9+lv/pgPGRHlrMX85dx/3AinONPvDQSOwzoYbjDWg2E2zYIAdYztsjKZuOCC&#10;HszSUXOP1ZjHLggJI9Er52EwF6HfAqyWVPN5SsJIWhGuzMrKWHog9q67F87uZQlQ85qGyRSTZ+r0&#10;uUkfO98EUJ2ki8T2LO75xjgnffarF/fl1++U9fQHMfsJ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NOzpMlBAgAAaAQA&#10;AA4AAAAAAAAAAAAAAAAALgIAAGRycy9lMm9Eb2MueG1sUEsBAi0AFAAGAAgAAAAhAIEHsYTfAAAA&#10;CAEAAA8AAAAAAAAAAAAAAAAAmwQAAGRycy9kb3ducmV2LnhtbFBLBQYAAAAABAAEAPMAAACnBQAA&#10;AAA=&#10;" stroked="f">
                <v:textbox style="mso-fit-shape-to-text:t" inset="0,0,0,0">
                  <w:txbxContent>
                    <w:p w14:paraId="09E0771B" w14:textId="64E9DFD1" w:rsidR="00876A76" w:rsidRPr="00A35A5C" w:rsidRDefault="00876A76" w:rsidP="003E5245">
                      <w:pPr>
                        <w:pStyle w:val="a3"/>
                        <w:jc w:val="center"/>
                        <w:rPr>
                          <w:noProof/>
                        </w:rPr>
                      </w:pPr>
                      <w:bookmarkStart w:id="61"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61"/>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w10:wrap type="topAndBottom"/>
              </v:shape>
            </w:pict>
          </mc:Fallback>
        </mc:AlternateContent>
      </w:r>
      <w:r w:rsidR="00CF5164">
        <w:fldChar w:fldCharType="begin"/>
      </w:r>
      <w:r w:rsidR="00CF5164">
        <w:instrText xml:space="preserve"> </w:instrText>
      </w:r>
      <w:r w:rsidR="00CF5164">
        <w:rPr>
          <w:rFonts w:hint="eastAsia"/>
        </w:rPr>
        <w:instrText>REF _Ref532982947 \h</w:instrText>
      </w:r>
      <w:r w:rsidR="00CF5164">
        <w:instrText xml:space="preserve"> </w:instrText>
      </w:r>
      <w:r w:rsidR="00CF5164">
        <w:fldChar w:fldCharType="separate"/>
      </w:r>
      <w:r w:rsidR="00CF5164">
        <w:t xml:space="preserve">表格 </w:t>
      </w:r>
      <w:r w:rsidR="00CF5164">
        <w:rPr>
          <w:noProof/>
        </w:rPr>
        <w:t>4</w:t>
      </w:r>
      <w:r w:rsidR="00CF5164">
        <w:fldChar w:fldCharType="end"/>
      </w:r>
      <w:r>
        <w:rPr>
          <w:rFonts w:hint="eastAsia"/>
        </w:rPr>
        <w:t>中统计了使用级联分类器定位出的事件结果与多导睡眠图人工标注的事件结果的对比。对于测试集中包含的1</w:t>
      </w:r>
      <w:r>
        <w:t>3</w:t>
      </w:r>
      <w:r>
        <w:rPr>
          <w:rFonts w:hint="eastAsia"/>
        </w:rPr>
        <w:t>个被试人工标注出的总共1</w:t>
      </w:r>
      <w:r>
        <w:t>786</w:t>
      </w:r>
      <w:r>
        <w:rPr>
          <w:rFonts w:hint="eastAsia"/>
        </w:rPr>
        <w:t>次睡眠呼吸暂停事件，级联分类器模型检出了1</w:t>
      </w:r>
      <w:r>
        <w:t>510</w:t>
      </w:r>
      <w:r>
        <w:rPr>
          <w:rFonts w:hint="eastAsia"/>
        </w:rPr>
        <w:t>次事件，实现了8</w:t>
      </w:r>
      <w:r>
        <w:t>4</w:t>
      </w:r>
      <w:r>
        <w:rPr>
          <w:rFonts w:hint="eastAsia"/>
        </w:rPr>
        <w:t>.</w:t>
      </w:r>
      <w:r>
        <w:t>5</w:t>
      </w:r>
      <w:r>
        <w:rPr>
          <w:rFonts w:hint="eastAsia"/>
        </w:rPr>
        <w:t>%的检出率，同时伴随着5</w:t>
      </w:r>
      <w:r>
        <w:t>69</w:t>
      </w:r>
      <w:r>
        <w:rPr>
          <w:rFonts w:hint="eastAsia"/>
        </w:rPr>
        <w:t>次</w:t>
      </w:r>
      <w:commentRangeStart w:id="62"/>
      <w:r>
        <w:rPr>
          <w:rFonts w:hint="eastAsia"/>
        </w:rPr>
        <w:t>虚警事件</w:t>
      </w:r>
      <w:commentRangeEnd w:id="62"/>
      <w:r w:rsidR="0056570E">
        <w:rPr>
          <w:rStyle w:val="a9"/>
        </w:rPr>
        <w:commentReference w:id="62"/>
      </w:r>
      <w:r>
        <w:rPr>
          <w:rFonts w:hint="eastAsia"/>
        </w:rPr>
        <w:t>，也就是7</w:t>
      </w:r>
      <w:r>
        <w:t>2.6</w:t>
      </w:r>
      <w:r>
        <w:rPr>
          <w:rFonts w:hint="eastAsia"/>
        </w:rPr>
        <w:t>%的精准率。</w:t>
      </w:r>
    </w:p>
    <w:p w14:paraId="0B166F90" w14:textId="0B917847" w:rsidR="003E5245" w:rsidRDefault="009D19DA" w:rsidP="003E5245">
      <w:r>
        <w:fldChar w:fldCharType="begin"/>
      </w:r>
      <w:r>
        <w:instrText xml:space="preserve"> REF _Ref532982578 \h </w:instrText>
      </w:r>
      <w:r>
        <w:fldChar w:fldCharType="separate"/>
      </w:r>
      <w:r>
        <w:t xml:space="preserve">图 </w:t>
      </w:r>
      <w:r>
        <w:rPr>
          <w:noProof/>
        </w:rPr>
        <w:t>7</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）。图</w:t>
      </w:r>
      <w:commentRangeStart w:id="63"/>
      <w:r w:rsidR="003E5245">
        <w:rPr>
          <w:rFonts w:hint="eastAsia"/>
        </w:rPr>
        <w:t>1</w:t>
      </w:r>
      <w:commentRangeEnd w:id="63"/>
      <w:r w:rsidR="0056570E">
        <w:rPr>
          <w:rStyle w:val="a9"/>
        </w:rPr>
        <w:commentReference w:id="63"/>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3E5245">
        <w:t>2</w:t>
      </w:r>
      <w:r w:rsidR="003E5245">
        <w:rPr>
          <w:rFonts w:hint="eastAsia"/>
        </w:rPr>
        <w:t>.</w:t>
      </w:r>
      <w:r w:rsidR="003E5245">
        <w:t>10</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3E5245">
        <w:t>65</w:t>
      </w:r>
      <w:r w:rsidR="003E5245">
        <w:rPr>
          <w:rFonts w:hint="eastAsia"/>
        </w:rPr>
        <w:t>至1.</w:t>
      </w:r>
      <w:r w:rsidR="003E5245">
        <w:t>46</w:t>
      </w:r>
      <w:r w:rsidR="003E5245">
        <w:rPr>
          <w:rFonts w:hint="eastAsia"/>
        </w:rPr>
        <w:t>次每小时。</w:t>
      </w:r>
    </w:p>
    <w:p w14:paraId="76C299A9" w14:textId="1186B080" w:rsidR="003E5245" w:rsidRDefault="003E5245" w:rsidP="003E5245">
      <w:pPr>
        <w:pStyle w:val="a3"/>
        <w:keepNext/>
        <w:jc w:val="center"/>
      </w:pPr>
      <w:bookmarkStart w:id="64"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5</w:t>
      </w:r>
      <w:r>
        <w:fldChar w:fldCharType="end"/>
      </w:r>
      <w:bookmarkEnd w:id="64"/>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241C0F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39A01BA"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1AF96A6D"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6D74942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46634FB3"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对于正常、轻度、中度与重度四种SAHS患者级联分类器模型达到的平均正阳</w:t>
      </w:r>
      <w:r w:rsidR="003E5245">
        <w:rPr>
          <w:rFonts w:hint="eastAsia"/>
          <w:noProof/>
        </w:rPr>
        <mc:AlternateContent>
          <mc:Choice Requires="wpg">
            <w:drawing>
              <wp:anchor distT="0" distB="0" distL="114300" distR="114300" simplePos="0" relativeHeight="251621376" behindDoc="0" locked="0" layoutInCell="1" allowOverlap="1" wp14:anchorId="1CA991C1" wp14:editId="1713540F">
                <wp:simplePos x="0" y="0"/>
                <wp:positionH relativeFrom="column">
                  <wp:posOffset>-99060</wp:posOffset>
                </wp:positionH>
                <wp:positionV relativeFrom="paragraph">
                  <wp:posOffset>703209</wp:posOffset>
                </wp:positionV>
                <wp:extent cx="5686743" cy="6686571"/>
                <wp:effectExtent l="0" t="0" r="9525" b="0"/>
                <wp:wrapTopAndBottom/>
                <wp:docPr id="30" name="组合 30"/>
                <wp:cNvGraphicFramePr/>
                <a:graphic xmlns:a="http://schemas.openxmlformats.org/drawingml/2006/main">
                  <a:graphicData uri="http://schemas.microsoft.com/office/word/2010/wordprocessingGroup">
                    <wpg:wgp>
                      <wpg:cNvGrpSpPr/>
                      <wpg:grpSpPr>
                        <a:xfrm>
                          <a:off x="0" y="0"/>
                          <a:ext cx="5686743" cy="6686571"/>
                          <a:chOff x="0" y="0"/>
                          <a:chExt cx="5687064" cy="6686929"/>
                        </a:xfrm>
                      </wpg:grpSpPr>
                      <wps:wsp>
                        <wps:cNvPr id="1" name="文本框 1"/>
                        <wps:cNvSpPr txBox="1"/>
                        <wps:spPr>
                          <a:xfrm>
                            <a:off x="51756" y="6305909"/>
                            <a:ext cx="5635308" cy="381020"/>
                          </a:xfrm>
                          <a:prstGeom prst="rect">
                            <a:avLst/>
                          </a:prstGeom>
                          <a:solidFill>
                            <a:prstClr val="white"/>
                          </a:solidFill>
                          <a:ln>
                            <a:noFill/>
                          </a:ln>
                        </wps:spPr>
                        <wps:txbx>
                          <w:txbxContent>
                            <w:p w14:paraId="31CFEF77" w14:textId="06C034C5" w:rsidR="00876A76" w:rsidRDefault="00876A76" w:rsidP="003E5245">
                              <w:pPr>
                                <w:pStyle w:val="a3"/>
                                <w:rPr>
                                  <w:noProof/>
                                </w:rPr>
                              </w:pPr>
                              <w:bookmarkStart w:id="65"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bookmarkEnd w:id="65"/>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876A76" w:rsidRDefault="00876A76"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876A76" w:rsidRDefault="00876A76"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876A76" w:rsidRDefault="00876A76"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70" style="position:absolute;left:0;text-align:left;margin-left:-7.8pt;margin-top:55.35pt;width:447.8pt;height:526.5pt;z-index:251621376" coordsize="56870,66869"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">
                <v:shape id="文本框 1" o:spid="_x0000_s1071" type="#_x0000_t202" style="position:absolute;left:517;top:63059;width:5635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31CFEF77" w14:textId="06C034C5" w:rsidR="00876A76" w:rsidRDefault="00876A76" w:rsidP="003E5245">
                        <w:pPr>
                          <w:pStyle w:val="a3"/>
                          <w:rPr>
                            <w:noProof/>
                          </w:rPr>
                        </w:pPr>
                        <w:bookmarkStart w:id="66"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bookmarkEnd w:id="66"/>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72" style="position:absolute;width:52743;height:63392" coordsize="52743,63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组合 6" o:spid="_x0000_s1073" style="position:absolute;width:52743;height:63395" coordsize="52743,63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图片 2" o:spid="_x0000_s1074" type="#_x0000_t75" style="position:absolute;top:21479;width:52743;height:21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v85XEAAAA2gAAAA8AAABkcnMvZG93bnJldi54bWxEj0FrwkAUhO9C/8PyCl7EbBRRidlIEbTF&#10;U9W2Xh/Z1yRt9m3MbjX213cFocdhZr5h0mVnanGm1lWWFYyiGARxbnXFhYK3w3o4B+E8ssbaMim4&#10;koNl9tBLMdH2wjs6730hAoRdggpK75tESpeXZNBFtiEO3qdtDfog20LqFi8Bbmo5juOpNFhxWCix&#10;oVVJ+ff+xyg4bT8Gg827JB2/5rMJfz0fD7+sVP+xe1qA8NT5//C9/aIVjOF2JdwA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v85XEAAAA2gAAAA8AAAAAAAAAAAAAAAAA&#10;nwIAAGRycy9kb3ducmV2LnhtbFBLBQYAAAAABAAEAPcAAACQAwAAAAA=&#10;">
                      <v:imagedata r:id="rId31" o:title=""/>
                      <v:path arrowok="t"/>
                    </v:shape>
                    <v:shape id="图片 3" o:spid="_x0000_s1075" type="#_x0000_t75" style="position:absolute;width:52743;height:21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ptBDDAAAA2gAAAA8AAABkcnMvZG93bnJldi54bWxEj0FrwkAUhO8F/8PyBG91Y4WlRNcQBKEn&#10;pak99PbIPpNg9m3MbmLsr+8WCj0OM/MNs80m24qRet841rBaJiCIS2carjScPw7PryB8QDbYOiYN&#10;D/KQ7WZPW0yNu/M7jUWoRISwT1FDHUKXSunLmiz6peuIo3dxvcUQZV9J0+M9wm0rX5JESYsNx4Ua&#10;O9rXVF6LwWoo/PT4Pt+Gr0GNn/50VLdcFUrrxXzKNyACTeE//Nd+MxrW8Hsl3gC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m0EMMAAADaAAAADwAAAAAAAAAAAAAAAACf&#10;AgAAZHJzL2Rvd25yZXYueG1sUEsFBgAAAAAEAAQA9wAAAI8DAAAAAA==&#10;">
                      <v:imagedata r:id="rId32" o:title=""/>
                      <v:path arrowok="t"/>
                    </v:shape>
                    <v:shape id="图片 5" o:spid="_x0000_s1076" type="#_x0000_t75" style="position:absolute;top:42269;width:52743;height:21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HeqbEAAAA2gAAAA8AAABkcnMvZG93bnJldi54bWxEj9FqwkAURN+F/sNyC76I2dTSEqOrWMGi&#10;KJRqPuCSvSbbZu+G7Krp33eFQh+HmTnDzJe9bcSVOm8cK3hKUhDEpdOGKwXFaTPOQPiArLFxTAp+&#10;yMNy8TCYY67djT/pegyViBD2OSqoQ2hzKX1Zk0WfuJY4emfXWQxRdpXUHd4i3DZykqav0qLhuFBj&#10;S+uayu/jxSpAU7ztpu/rw/PJZKv9SGbbj6+DUsPHfjUDEagP/+G/9lYreIH7lXgD5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HeqbEAAAA2gAAAA8AAAAAAAAAAAAAAAAA&#10;nwIAAGRycy9kb3ducmV2LnhtbFBLBQYAAAAABAAEAPcAAACQAwAAAAA=&#10;">
                      <v:imagedata r:id="rId33" o:title=""/>
                      <v:path arrowok="t"/>
                    </v:shape>
                  </v:group>
                  <v:shape id="文本框 8" o:spid="_x0000_s1077" type="#_x0000_t202" style="position:absolute;left:862;top:22601;width:369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wN5MIA&#10;AADaAAAADwAAAGRycy9kb3ducmV2LnhtbERPy2rCQBTdF/yH4QrdSJ1YsZU0E5FSH7jT1JbuLplr&#10;EszcCZkxSf++sxC6PJx3shpMLTpqXWVZwWwagSDOra64UPCZbZ6WIJxH1lhbJgW/5GCVjh4SjLXt&#10;+UjdyRcihLCLUUHpfRNL6fKSDLqpbYgDd7GtQR9gW0jdYh/CTS2fo+hFGqw4NJTY0HtJ+fV0Mwp+&#10;JsX3wQ3bcz9fzJuPXZe9fulMqcfxsH4D4Wnw/+K7e68VhK3hSrgB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A3kwgAAANoAAAAPAAAAAAAAAAAAAAAAAJgCAABkcnMvZG93&#10;bnJldi54bWxQSwUGAAAAAAQABAD1AAAAhwMAAAAA&#10;" fillcolor="white [3201]" stroked="f" strokeweight=".5pt">
                    <v:textbox>
                      <w:txbxContent>
                        <w:p w14:paraId="70E8379D" w14:textId="77777777" w:rsidR="00876A76" w:rsidRDefault="00876A76" w:rsidP="003E5245">
                          <w:pPr>
                            <w:jc w:val="right"/>
                          </w:pPr>
                          <w:r>
                            <w:rPr>
                              <w:rFonts w:hint="eastAsia"/>
                            </w:rPr>
                            <w:t>(</w:t>
                          </w:r>
                          <w:r>
                            <w:t>b)</w:t>
                          </w:r>
                        </w:p>
                      </w:txbxContent>
                    </v:textbox>
                  </v:shape>
                  <v:shape id="文本框 10" o:spid="_x0000_s1078" type="#_x0000_t202" style="position:absolute;left:776;top:43304;width:369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14:paraId="7F737C99" w14:textId="77777777" w:rsidR="00876A76" w:rsidRDefault="00876A76" w:rsidP="003E5245">
                          <w:pPr>
                            <w:jc w:val="right"/>
                          </w:pPr>
                          <w:r>
                            <w:rPr>
                              <w:rFonts w:hint="eastAsia"/>
                            </w:rPr>
                            <w:t>(</w:t>
                          </w:r>
                          <w:r>
                            <w:t>c)</w:t>
                          </w:r>
                        </w:p>
                      </w:txbxContent>
                    </v:textbox>
                  </v:shape>
                  <v:shape id="文本框 11" o:spid="_x0000_s1079" type="#_x0000_t202" style="position:absolute;left:776;top:1380;width:369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14:paraId="213D2CC5" w14:textId="77777777" w:rsidR="00876A76" w:rsidRDefault="00876A76" w:rsidP="003E5245">
                          <w:pPr>
                            <w:jc w:val="right"/>
                          </w:pPr>
                          <w:r>
                            <w:rPr>
                              <w:rFonts w:hint="eastAsia"/>
                            </w:rPr>
                            <w:t>(</w:t>
                          </w:r>
                          <w:r>
                            <w:t>a)</w:t>
                          </w:r>
                        </w:p>
                      </w:txbxContent>
                    </v:textbox>
                  </v:shape>
                </v:group>
                <w10:wrap type="topAndBottom"/>
              </v:group>
            </w:pict>
          </mc:Fallback>
        </mc:AlternateContent>
      </w:r>
      <w:r w:rsidR="003E5245">
        <w:rPr>
          <w:rFonts w:hint="eastAsia"/>
        </w:rPr>
        <w:t>率、正阴率、精准率和正确率为1</w:t>
      </w:r>
      <w:r w:rsidR="003E5245">
        <w:t>00</w:t>
      </w:r>
      <w:r w:rsidR="003E5245">
        <w:rPr>
          <w:rFonts w:hint="eastAsia"/>
        </w:rPr>
        <w:t>.</w:t>
      </w:r>
      <w:r w:rsidR="003E5245">
        <w:t>0</w:t>
      </w:r>
      <w:r w:rsidR="003E5245">
        <w:rPr>
          <w:rFonts w:hint="eastAsia"/>
        </w:rPr>
        <w:t>，8</w:t>
      </w:r>
      <w:r w:rsidR="003E5245">
        <w:t>3</w:t>
      </w:r>
      <w:r w:rsidR="003E5245">
        <w:rPr>
          <w:rFonts w:hint="eastAsia"/>
        </w:rPr>
        <w:t>.</w:t>
      </w:r>
      <w:r w:rsidR="003E5245">
        <w:t>3</w:t>
      </w:r>
      <w:r w:rsidR="003E5245">
        <w:rPr>
          <w:rFonts w:hint="eastAsia"/>
        </w:rPr>
        <w:t>，8</w:t>
      </w:r>
      <w:r w:rsidR="003E5245">
        <w:t>7</w:t>
      </w:r>
      <w:r w:rsidR="003E5245">
        <w:rPr>
          <w:rFonts w:hint="eastAsia"/>
        </w:rPr>
        <w:t>.</w:t>
      </w:r>
      <w:r w:rsidR="003E5245">
        <w:t>1</w:t>
      </w:r>
      <w:r w:rsidR="003E5245">
        <w:rPr>
          <w:rFonts w:hint="eastAsia"/>
        </w:rPr>
        <w:t>，9</w:t>
      </w:r>
      <w:r w:rsidR="003E5245">
        <w:t>2</w:t>
      </w:r>
      <w:r w:rsidR="003E5245">
        <w:rPr>
          <w:rFonts w:hint="eastAsia"/>
        </w:rPr>
        <w:t>.</w:t>
      </w:r>
      <w:r w:rsidR="003E5245">
        <w:t>3</w:t>
      </w:r>
      <w:r w:rsidR="003E5245">
        <w:rPr>
          <w:rFonts w:hint="eastAsia"/>
        </w:rPr>
        <w:t>。</w:t>
      </w:r>
    </w:p>
    <w:p w14:paraId="65C0A5EE" w14:textId="77777777" w:rsidR="003E5245" w:rsidRPr="003D744B" w:rsidRDefault="003E5245" w:rsidP="003E5245"/>
    <w:p w14:paraId="2AAA7E85" w14:textId="500D8674" w:rsidR="003E5245" w:rsidRDefault="009D19DA" w:rsidP="003E5245">
      <w:r>
        <w:fldChar w:fldCharType="begin"/>
      </w:r>
      <w:r>
        <w:instrText xml:space="preserve"> </w:instrText>
      </w:r>
      <w:r>
        <w:rPr>
          <w:rFonts w:hint="eastAsia"/>
        </w:rPr>
        <w:instrText>REF _Ref532982590 \h</w:instrText>
      </w:r>
      <w:r>
        <w:instrText xml:space="preserve"> </w:instrText>
      </w:r>
      <w:r>
        <w:fldChar w:fldCharType="separate"/>
      </w:r>
      <w:r>
        <w:t xml:space="preserve">图 </w:t>
      </w:r>
      <w:r>
        <w:rPr>
          <w:noProof/>
        </w:rPr>
        <w:t>8</w:t>
      </w:r>
      <w:r>
        <w:fldChar w:fldCharType="end"/>
      </w:r>
      <w:r w:rsidR="003E5245">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19206EC8" w14:textId="5C4B055F" w:rsidR="003E5245" w:rsidRDefault="003E5245" w:rsidP="003E5245">
      <w:r>
        <w:rPr>
          <w:rFonts w:hint="eastAsia"/>
        </w:rPr>
        <w:t>在这篇文章中，我们提出了一种级联分类器模型可以实时</w:t>
      </w:r>
      <w:r w:rsidR="008D3739">
        <w:rPr>
          <w:rFonts w:hint="eastAsia"/>
        </w:rPr>
        <w:t>准确</w:t>
      </w:r>
      <w:r>
        <w:rPr>
          <w:rFonts w:hint="eastAsia"/>
        </w:rPr>
        <w:t>地预测睡眠呼吸暂停与低通气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0C46AF66" w14:textId="4A8B48AB" w:rsidR="003E5245" w:rsidRDefault="00356A24" w:rsidP="003E5245">
      <w:r>
        <w:rPr>
          <w:rFonts w:hint="eastAsia"/>
          <w:noProof/>
        </w:rPr>
        <mc:AlternateContent>
          <mc:Choice Requires="wpg">
            <w:drawing>
              <wp:anchor distT="0" distB="0" distL="114300" distR="114300" simplePos="0" relativeHeight="251624448" behindDoc="0" locked="0" layoutInCell="1" allowOverlap="1" wp14:anchorId="31968117" wp14:editId="5B8C8FE0">
                <wp:simplePos x="0" y="0"/>
                <wp:positionH relativeFrom="column">
                  <wp:posOffset>-367030</wp:posOffset>
                </wp:positionH>
                <wp:positionV relativeFrom="paragraph">
                  <wp:posOffset>2049780</wp:posOffset>
                </wp:positionV>
                <wp:extent cx="5750008" cy="2289810"/>
                <wp:effectExtent l="0" t="0" r="3175" b="0"/>
                <wp:wrapTopAndBottom/>
                <wp:docPr id="29" name="组合 29"/>
                <wp:cNvGraphicFramePr/>
                <a:graphic xmlns:a="http://schemas.openxmlformats.org/drawingml/2006/main">
                  <a:graphicData uri="http://schemas.microsoft.com/office/word/2010/wordprocessingGroup">
                    <wpg:wgp>
                      <wpg:cNvGrpSpPr/>
                      <wpg:grpSpPr>
                        <a:xfrm>
                          <a:off x="0" y="0"/>
                          <a:ext cx="5750008" cy="2289810"/>
                          <a:chOff x="-181114" y="243074"/>
                          <a:chExt cx="5748877" cy="2289438"/>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876A76" w:rsidRDefault="00876A76"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876A76" w:rsidRDefault="00876A76"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396" y="2342043"/>
                            <a:ext cx="5504367" cy="190469"/>
                          </a:xfrm>
                          <a:prstGeom prst="rect">
                            <a:avLst/>
                          </a:prstGeom>
                          <a:solidFill>
                            <a:prstClr val="white"/>
                          </a:solidFill>
                          <a:ln>
                            <a:noFill/>
                          </a:ln>
                        </wps:spPr>
                        <wps:txbx>
                          <w:txbxContent>
                            <w:p w14:paraId="26C4EAF7" w14:textId="3925FECF" w:rsidR="00876A76" w:rsidRDefault="00876A76" w:rsidP="003E5245">
                              <w:pPr>
                                <w:pStyle w:val="a3"/>
                                <w:rPr>
                                  <w:noProof/>
                                </w:rPr>
                              </w:pPr>
                              <w:bookmarkStart w:id="67"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67"/>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80" style="position:absolute;left:0;text-align:left;margin-left:-28.9pt;margin-top:161.4pt;width:452.75pt;height:180.3pt;z-index:251624448;mso-width-relative:margin;mso-height-relative:margin" coordorigin="-1811,2430" coordsize="57488,228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">
                <v:group id="组合 28" o:spid="_x0000_s1081" style="position:absolute;left:-1811;top:2430;width:57487;height:20131" coordorigin="-1811,2431" coordsize="57493,20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组合 26" o:spid="_x0000_s1082" style="position:absolute;left:634;top:2431;width:55048;height:20136" coordsize="55052,20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组合 17" o:spid="_x0000_s1083" style="position:absolute;width:27501;height:20085" coordsize="27501,200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图片 19" o:spid="_x0000_s1084" type="#_x0000_t75" style="position:absolute;width:27501;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6Gc/BAAAA2wAAAA8AAABkcnMvZG93bnJldi54bWxET01rwkAQvQv9D8sUvEizsYI0MatUS2m8&#10;aVrvQ3aapM3Ohuxq4r/vFgRv83ifk21G04oL9a6xrGAexSCIS6sbrhR8fb4/vYBwHllja5kUXMnB&#10;Zv0wyTDVduAjXQpfiRDCLkUFtfddKqUrazLoItsRB+7b9gZ9gH0ldY9DCDetfI7jpTTYcGiosaNd&#10;TeVvcTYK8tlWWpPMxze/P+GBmo+fslgoNX0cX1cgPI3+Lr65cx3mJ/D/SzhAr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6Gc/BAAAA2wAAAA8AAAAAAAAAAAAAAAAAnwIA&#10;AGRycy9kb3ducmV2LnhtbFBLBQYAAAAABAAEAPcAAACNAwAAAAA=&#10;">
                        <v:imagedata r:id="rId36" o:title=""/>
                        <v:path arrowok="t"/>
                        <o:lock v:ext="edit" aspectratio="f"/>
                      </v:shape>
                      <v:line id="直接连接符 7" o:spid="_x0000_s1085" style="position:absolute;visibility:visible;mso-wrap-style:square" from="3562,5238" to="24781,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bUL4AAADaAAAADwAAAGRycy9kb3ducmV2LnhtbESPwQrCMBBE74L/EFbwpqkiKtUoIoie&#10;BLWgx6VZ22KzKU2s9e+NIHgcZuYNs1y3phQN1a6wrGA0jEAQp1YXnClILrvBHITzyBpLy6TgTQ7W&#10;q25nibG2Lz5Rc/aZCBB2MSrIva9iKV2ak0E3tBVx8O62NuiDrDOpa3wFuCnlOIqm0mDBYSHHirY5&#10;pY/z0yjYTI43h1Fhmv1xnNzfo+Q6uyRK9XvtZgHCU+v/4V/7oBXM4Hsl3AC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hVtQvgAAANoAAAAPAAAAAAAAAAAAAAAAAKEC&#10;AABkcnMvZG93bnJldi54bWxQSwUGAAAAAAQABAD5AAAAjAMAAAAA&#10;" strokecolor="black [3200]" strokeweight=".5pt">
                        <v:stroke dashstyle="dash" joinstyle="miter"/>
                      </v:line>
                      <v:line id="直接连接符 9" o:spid="_x0000_s1086" style="position:absolute;visibility:visible;mso-wrap-style:square" from="3581,14687" to="24800,14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ZqucIAAADaAAAADwAAAGRycy9kb3ducmV2LnhtbESPQYvCMBSE7wv+h/CEva1pZXG1GosI&#10;oidhbUGPj+bZFpuX0sRa/70RFvY4zMw3zCodTCN66lxtWUE8iUAQF1bXXCrIs93XHITzyBoby6Tg&#10;SQ7S9ehjhYm2D/6l/uRLESDsElRQed8mUrqiIoNuYlvi4F1tZ9AH2ZVSd/gIcNPIaRTNpMGaw0KF&#10;LW0rKm6nu1Gw+T5eHEa16ffHaX59xvn5J8uV+hwPmyUIT4P/D/+1D1rBAt5Xwg2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ZqucIAAADaAAAADwAAAAAAAAAAAAAA&#10;AAChAgAAZHJzL2Rvd25yZXYueG1sUEsFBgAAAAAEAAQA+QAAAJADAAAAAA==&#10;" strokecolor="black [3200]" strokeweight=".5pt">
                        <v:stroke dashstyle="dash" joinstyle="miter"/>
                      </v:line>
                    </v:group>
                    <v:group id="组合 23" o:spid="_x0000_s1087" style="position:absolute;left:27696;top:52;width:27356;height:20085" coordsize="27355,200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图片 16" o:spid="_x0000_s1088" type="#_x0000_t75" style="position:absolute;width:27355;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9D5vCAAAA2wAAAA8AAABkcnMvZG93bnJldi54bWxET81qwkAQvhd8h2UKvUjdtIco0VVqS8Ao&#10;iFofYMhOk9jsbMhuk/j2riD0Nh/f7yxWg6lFR62rLCt4m0QgiHOrKy4UnL/T1xkI55E11pZJwZUc&#10;rJajpwUm2vZ8pO7kCxFC2CWooPS+SaR0eUkG3cQ2xIH7sa1BH2BbSN1iH8JNLd+jKJYGKw4NJTb0&#10;WVL+e/ozCtwuzThfu2y8HWaXr+103x8upNTL8/AxB+Fp8P/ih3ujw/wY7r+EA+Ty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vQ+bwgAAANsAAAAPAAAAAAAAAAAAAAAAAJ8C&#10;AABkcnMvZG93bnJldi54bWxQSwUGAAAAAAQABAD3AAAAjgMAAAAA&#10;">
                        <v:imagedata r:id="rId37" o:title=""/>
                        <v:path arrowok="t"/>
                      </v:shape>
                      <v:oval id="椭圆 18" o:spid="_x0000_s1089" style="position:absolute;left:9449;top:4317;width:2006;height:1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uNsYA&#10;AADbAAAADwAAAGRycy9kb3ducmV2LnhtbESPT0/DMAzF70h8h8hIu7EUxNAoyyYGmjRAAvZHnK3G&#10;tGWN0yXZ1n77+YDEzdZ7fu/nyaxzjTpSiLVnAzfDDBRx4W3NpYHtZnE9BhUTssXGMxnoKcJsenkx&#10;wdz6E6/ouE6lkhCOORqoUmpzrWNRkcM49C2xaD8+OEyyhlLbgCcJd42+zbJ77bBmaaiwpeeKit36&#10;4AzQfn730Y9fF98vX7/9aPP53r09BGMGV93TI6hEXfo3/10vreALrPwiA+jp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muNsYAAADbAAAADwAAAAAAAAAAAAAAAACYAgAAZHJz&#10;L2Rvd25yZXYueG1sUEsFBgAAAAAEAAQA9QAAAIsDAAAAAA==&#10;" filled="f" strokecolor="black [3200]" strokeweight=".25pt">
                        <v:stroke dashstyle="dash"/>
                      </v:oval>
                      <v:oval id="椭圆 20" o:spid="_x0000_s1090" style="position:absolute;left:9449;top:13733;width:2006;height:1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ojcMA&#10;AADbAAAADwAAAGRycy9kb3ducmV2LnhtbERPW2vCMBR+F/wP4Qh7m6kyh3ZG2QXBC7ipw+dDc2zr&#10;mpMuybT998uD4OPHd5/OG1OJCzlfWlYw6CcgiDOrS84VfB8Wj2MQPiBrrCyTgpY8zGfdzhRTba+8&#10;o8s+5CKGsE9RQRFCnUrps4IM+r6tiSN3ss5giNDlUju8xnBTyWGSPEuDJceGAmt6Lyj72f8ZBfT7&#10;9rRtx6vF8ePr3I4On5tmPXFKPfSa1xcQgZpwF9/cS61gGNfHL/EH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NojcMAAADbAAAADwAAAAAAAAAAAAAAAACYAgAAZHJzL2Rv&#10;d25yZXYueG1sUEsFBgAAAAAEAAQA9QAAAIgDAAAAAA==&#10;" filled="f" strokecolor="black [3200]" strokeweight=".25pt">
                        <v:stroke dashstyle="dash"/>
                      </v:oval>
                    </v:group>
                  </v:group>
                  <v:shape id="文本框 24" o:spid="_x0000_s1091" type="#_x0000_t202" style="position:absolute;left:-1811;top:3734;width:500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13CC4CB7" w14:textId="77777777" w:rsidR="00876A76" w:rsidRDefault="00876A76" w:rsidP="003E5245">
                          <w:r>
                            <w:rPr>
                              <w:rFonts w:hint="eastAsia"/>
                            </w:rPr>
                            <w:t>（a）</w:t>
                          </w:r>
                        </w:p>
                      </w:txbxContent>
                    </v:textbox>
                  </v:shape>
                  <v:shape id="文本框 25" o:spid="_x0000_s1092" type="#_x0000_t202" style="position:absolute;left:25523;top:3735;width:500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02696617" w14:textId="77777777" w:rsidR="00876A76" w:rsidRDefault="00876A76" w:rsidP="003E5245">
                          <w:r>
                            <w:rPr>
                              <w:rFonts w:hint="eastAsia"/>
                            </w:rPr>
                            <w:t>（</w:t>
                          </w:r>
                          <w:r>
                            <w:t>b</w:t>
                          </w:r>
                          <w:r>
                            <w:rPr>
                              <w:rFonts w:hint="eastAsia"/>
                            </w:rPr>
                            <w:t>）</w:t>
                          </w:r>
                        </w:p>
                      </w:txbxContent>
                    </v:textbox>
                  </v:shape>
                </v:group>
                <v:shape id="文本框 27" o:spid="_x0000_s1093" type="#_x0000_t202" style="position:absolute;left:633;top:23420;width:550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26C4EAF7" w14:textId="3925FECF" w:rsidR="00876A76" w:rsidRDefault="00876A76" w:rsidP="003E5245">
                        <w:pPr>
                          <w:pStyle w:val="a3"/>
                          <w:rPr>
                            <w:noProof/>
                          </w:rPr>
                        </w:pPr>
                        <w:bookmarkStart w:id="68"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68"/>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v:textbox>
                </v:shape>
                <w10:wrap type="topAndBottom"/>
              </v:group>
            </w:pict>
          </mc:Fallback>
        </mc:AlternateContent>
      </w:r>
      <w:r w:rsidR="003E5245">
        <w:rPr>
          <w:rFonts w:hint="eastAsia"/>
        </w:rPr>
        <w:t>该种检测方法主要通过以下几个步骤对AH事件做出实时预测：1）将血氧通道信号主动提前</w:t>
      </w:r>
      <w:commentRangeStart w:id="69"/>
      <w:r w:rsidR="003E5245">
        <w:rPr>
          <w:rFonts w:hint="eastAsia"/>
        </w:rPr>
        <w:t>2</w:t>
      </w:r>
      <w:r w:rsidR="003E5245">
        <w:t>3</w:t>
      </w:r>
      <w:r w:rsidR="003E5245">
        <w:rPr>
          <w:rFonts w:hint="eastAsia"/>
        </w:rPr>
        <w:t>s</w:t>
      </w:r>
      <w:commentRangeEnd w:id="69"/>
      <w:r w:rsidR="0056570E">
        <w:rPr>
          <w:rStyle w:val="a9"/>
        </w:rPr>
        <w:commentReference w:id="69"/>
      </w:r>
      <w:r w:rsidR="003E5245">
        <w:rPr>
          <w:rFonts w:hint="eastAsia"/>
        </w:rPr>
        <w:t>钟的时间。2）对口鼻流量信号进行滤波处理，其中首先使用</w:t>
      </w:r>
      <w:r w:rsidR="00877951">
        <w:rPr>
          <w:rFonts w:hint="eastAsia"/>
        </w:rPr>
        <w:t>三阶</w:t>
      </w:r>
      <w:r w:rsidR="003E5245">
        <w:rPr>
          <w:rFonts w:hint="eastAsia"/>
        </w:rPr>
        <w:t>截止频率为0.</w:t>
      </w:r>
      <w:r w:rsidR="003E5245">
        <w:t>05</w:t>
      </w:r>
      <w:r w:rsidR="003E5245">
        <w:rPr>
          <w:rFonts w:hint="eastAsia"/>
        </w:rPr>
        <w:t>赫兹的巴特沃斯高通滤波器去除原始信号中由于被试移动而产生的极限漂移（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sidR="003E5245">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sidR="003E5245">
        <w:rPr>
          <w:rFonts w:hint="eastAsia"/>
        </w:rPr>
        <w:t>（b））。3）使用1</w:t>
      </w:r>
      <w:r w:rsidR="003E5245">
        <w:t>0</w:t>
      </w:r>
      <w:r w:rsidR="003E5245">
        <w:rPr>
          <w:rFonts w:hint="eastAsia"/>
        </w:rPr>
        <w:t>s长度步长1s的滑动窗口将原始数据切割为1</w:t>
      </w:r>
      <w:r w:rsidR="003E5245">
        <w:t>0</w:t>
      </w:r>
      <w:r w:rsidR="003E5245">
        <w:rPr>
          <w:rFonts w:hint="eastAsia"/>
        </w:rPr>
        <w:t>s的数据片段。</w:t>
      </w:r>
      <w:r w:rsidR="003E5245">
        <w:t>4</w:t>
      </w:r>
      <w:r w:rsidR="003E5245">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w:t>
      </w:r>
      <w:commentRangeStart w:id="70"/>
      <w:r w:rsidR="003E5245" w:rsidRPr="0056570E">
        <w:rPr>
          <w:rFonts w:hint="eastAsia"/>
          <w:shd w:val="pct15" w:color="auto" w:fill="FFFFFF"/>
          <w:rPrChange w:id="71" w:author="sunset" w:date="2018-12-24T09:36:00Z">
            <w:rPr>
              <w:rFonts w:hint="eastAsia"/>
            </w:rPr>
          </w:rPrChange>
        </w:rPr>
        <w:t>经过测试发现将血氧提前2</w:t>
      </w:r>
      <w:r w:rsidR="003E5245" w:rsidRPr="0056570E">
        <w:rPr>
          <w:shd w:val="pct15" w:color="auto" w:fill="FFFFFF"/>
          <w:rPrChange w:id="72" w:author="sunset" w:date="2018-12-24T09:36:00Z">
            <w:rPr/>
          </w:rPrChange>
        </w:rPr>
        <w:t>3</w:t>
      </w:r>
      <w:r w:rsidR="003E5245" w:rsidRPr="0056570E">
        <w:rPr>
          <w:rFonts w:hint="eastAsia"/>
          <w:shd w:val="pct15" w:color="auto" w:fill="FFFFFF"/>
          <w:rPrChange w:id="73" w:author="sunset" w:date="2018-12-24T09:36:00Z">
            <w:rPr>
              <w:rFonts w:hint="eastAsia"/>
            </w:rPr>
          </w:rPrChange>
        </w:rPr>
        <w:t>s钟的时候得到的结果最好</w:t>
      </w:r>
      <w:commentRangeEnd w:id="70"/>
      <w:r w:rsidR="0056570E">
        <w:rPr>
          <w:rStyle w:val="a9"/>
        </w:rPr>
        <w:commentReference w:id="70"/>
      </w:r>
      <w:r w:rsidR="003E5245">
        <w:rPr>
          <w:rFonts w:hint="eastAsia"/>
        </w:rPr>
        <w:t>（</w:t>
      </w:r>
      <w:r>
        <w:fldChar w:fldCharType="begin"/>
      </w:r>
      <w:r>
        <w:instrText xml:space="preserve"> </w:instrText>
      </w:r>
      <w:r>
        <w:rPr>
          <w:rFonts w:hint="eastAsia"/>
        </w:rPr>
        <w:instrText>REF _Ref532982093 \h</w:instrText>
      </w:r>
      <w:r>
        <w:instrText xml:space="preserve"> </w:instrText>
      </w:r>
      <w:r>
        <w:fldChar w:fldCharType="separate"/>
      </w:r>
      <w:r>
        <w:t xml:space="preserve">图 </w:t>
      </w:r>
      <w:r>
        <w:rPr>
          <w:noProof/>
        </w:rPr>
        <w:t>3</w:t>
      </w:r>
      <w:r>
        <w:fldChar w:fldCharType="end"/>
      </w:r>
      <w:r>
        <w:rPr>
          <w:rFonts w:hint="eastAsia"/>
        </w:rPr>
        <w:t>（b）</w:t>
      </w:r>
      <w:r w:rsidR="003E5245">
        <w:rPr>
          <w:rFonts w:hint="eastAsia"/>
        </w:rPr>
        <w:t>）。</w:t>
      </w:r>
    </w:p>
    <w:p w14:paraId="0EC38D23" w14:textId="3FD660DC" w:rsidR="003E5245" w:rsidRDefault="003E5245" w:rsidP="003E5245">
      <w:commentRangeStart w:id="74"/>
      <w:r>
        <w:rPr>
          <w:rFonts w:hint="eastAsia"/>
        </w:rPr>
        <w:t>另一方面经过滤波处理之后的口鼻流量信号会更加近似于正弦信号，这会降低后续特征提取阶段的难度并且提高特征</w:t>
      </w:r>
      <w:r w:rsidR="0053735E">
        <w:rPr>
          <w:rFonts w:hint="eastAsia"/>
        </w:rPr>
        <w:t>对SAHS事件的预测性能</w:t>
      </w:r>
      <w:r>
        <w:rPr>
          <w:rFonts w:hint="eastAsia"/>
        </w:rPr>
        <w:t>。如果不经过滤波处理，这些</w:t>
      </w:r>
      <w:r w:rsidR="00356A24">
        <w:rPr>
          <w:rFonts w:hint="eastAsia"/>
        </w:rPr>
        <w:t>掺杂在原始信号中的外界噪声可能对级联分类器的预测结果造成干扰</w:t>
      </w:r>
      <w:r>
        <w:rPr>
          <w:rFonts w:hint="eastAsia"/>
        </w:rPr>
        <w:t>。作为对比，我们分别将经过主动对齐与滤波处理得到的特征集合与未经过任何处理得到的特征集合输入到级联分类器中进行预测，未经过任何处理的特征集合只能达到8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commentRangeEnd w:id="74"/>
      <w:r w:rsidR="0056570E">
        <w:rPr>
          <w:rStyle w:val="a9"/>
        </w:rPr>
        <w:commentReference w:id="74"/>
      </w:r>
    </w:p>
    <w:p w14:paraId="7F0A2A37" w14:textId="0C10BFC1"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（a），（c），（e））。</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（b），（d），（f））</w:t>
      </w:r>
      <w:r w:rsidR="00954351">
        <w:rPr>
          <w:rFonts w:hint="eastAsia"/>
        </w:rPr>
        <w:t>。</w:t>
      </w:r>
    </w:p>
    <w:p w14:paraId="44026A27" w14:textId="6D0B46C6" w:rsidR="003E5245" w:rsidRDefault="003E5245" w:rsidP="003E5245"/>
    <w:p w14:paraId="2BAF42D8" w14:textId="64B01E3C"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noProof/>
        </w:rPr>
        <mc:AlternateContent>
          <mc:Choice Requires="wps">
            <w:drawing>
              <wp:anchor distT="0" distB="0" distL="114300" distR="114300" simplePos="0" relativeHeight="251626496" behindDoc="0" locked="0" layoutInCell="1" allowOverlap="1" wp14:anchorId="243D9108" wp14:editId="3A7868B4">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71FD8405" w:rsidR="00876A76" w:rsidRDefault="00876A76" w:rsidP="003E5245">
                            <w:pPr>
                              <w:pStyle w:val="a3"/>
                              <w:rPr>
                                <w:noProof/>
                              </w:rPr>
                            </w:pPr>
                            <w:bookmarkStart w:id="75"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bookmarkEnd w:id="75"/>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108" id="文本框 67" o:spid="_x0000_s1094" type="#_x0000_t202" style="position:absolute;left:0;text-align:left;margin-left:.3pt;margin-top:465.1pt;width:441.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WTQAIAAGgEAAAOAAAAZHJzL2Uyb0RvYy54bWysVMGO0zAQvSPxD5bvNG3Rdtm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7uqlk0ACAABoBAAA&#10;DgAAAAAAAAAAAAAAAAAuAgAAZHJzL2Uyb0RvYy54bWxQSwECLQAUAAYACAAAACEABytUC98AAAAI&#10;AQAADwAAAAAAAAAAAAAAAACaBAAAZHJzL2Rvd25yZXYueG1sUEsFBgAAAAAEAAQA8wAAAKYFAAAA&#10;AA==&#10;" stroked="f">
                <v:textbox style="mso-fit-shape-to-text:t" inset="0,0,0,0">
                  <w:txbxContent>
                    <w:p w14:paraId="48F8E665" w14:textId="71FD8405" w:rsidR="00876A76" w:rsidRDefault="00876A76" w:rsidP="003E5245">
                      <w:pPr>
                        <w:pStyle w:val="a3"/>
                        <w:rPr>
                          <w:noProof/>
                        </w:rPr>
                      </w:pPr>
                      <w:bookmarkStart w:id="76"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bookmarkEnd w:id="76"/>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3E5245">
        <w:rPr>
          <w:noProof/>
        </w:rPr>
        <mc:AlternateContent>
          <mc:Choice Requires="wpg">
            <w:drawing>
              <wp:anchor distT="0" distB="0" distL="114300" distR="114300" simplePos="0" relativeHeight="251625472" behindDoc="0" locked="0" layoutInCell="1" allowOverlap="1" wp14:anchorId="1905CD60" wp14:editId="3855A38C">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420E1F2A" w14:textId="77777777" w:rsidR="00876A76" w:rsidRDefault="00876A76"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3598C071" w14:textId="77777777" w:rsidR="00876A76" w:rsidRDefault="00876A76"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7A2EB235" w14:textId="77777777" w:rsidR="00876A76" w:rsidRDefault="00876A76" w:rsidP="003E524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3FFBD2A3" w14:textId="77777777" w:rsidR="00876A76" w:rsidRDefault="00876A76" w:rsidP="003E5245">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524AB5C3" w14:textId="77777777" w:rsidR="00876A76" w:rsidRDefault="00876A76" w:rsidP="003E524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06E051D6" w14:textId="77777777" w:rsidR="00876A76" w:rsidRDefault="00876A76" w:rsidP="003E5245">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05CD60" id="组合 66" o:spid="_x0000_s1095" style="position:absolute;left:0;text-align:left;margin-left:.35pt;margin-top:.7pt;width:441.1pt;height:459.95pt;z-index:251625472"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">
                <v:group id="组合 54" o:spid="_x0000_s1096" style="position:absolute;left:2070;width:53949;height:58413" coordorigin="3019" coordsize="53951,58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图片 49" o:spid="_x0000_s1097" type="#_x0000_t75" style="position:absolute;left:3019;width:26778;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nhD/CAAAA2wAAAA8AAABkcnMvZG93bnJldi54bWxEj9FqAjEURN8L/kO4Qt9qVpFSV6NIqSC+&#10;FG0/4LK5Zhc3NzGJu2u/3hQKfRxm5gyz2gy2FR2F2DhWMJ0UIIgrpxs2Cr6/di9vIGJC1tg6JgV3&#10;irBZj55WWGrX85G6UzIiQziWqKBOyZdSxqomi3HiPHH2zi5YTFkGI3XAPsNtK2dF8SotNpwXavT0&#10;XlN1Od2sgu7c959F9Psw/LCPH+Z6NPeDUs/jYbsEkWhI/+G/9l4rmC/g90v+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4Q/wgAAANsAAAAPAAAAAAAAAAAAAAAAAJ8C&#10;AABkcnMvZG93bnJldi54bWxQSwUGAAAAAAQABAD3AAAAjgMAAAAA&#10;">
                    <v:imagedata r:id="rId44" o:title=""/>
                    <v:path arrowok="t"/>
                  </v:shape>
                  <v:shape id="图片 51" o:spid="_x0000_s1098" type="#_x0000_t75" style="position:absolute;left:3019;top:19235;width:26778;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JuUvDAAAA2wAAAA8AAABkcnMvZG93bnJldi54bWxEj0FrwkAUhO+C/2F5Qm91Y6GtRlcR20B7&#10;0lrB62P3mQSzb0P2VdN/3y0IHoeZ+YZZrHrfqAt1sQ5sYDLOQBHb4GouDRy+i8cpqCjIDpvAZOCX&#10;IqyWw8ECcxeu/EWXvZQqQTjmaKASaXOto63IYxyHljh5p9B5lCS7UrsOrwnuG/2UZS/aY81pocKW&#10;NhXZ8/7HG/h8j+H1LIWctraY0e7NHrGdGvMw6tdzUEK93MO39ocz8DyB/y/pB+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m5S8MAAADbAAAADwAAAAAAAAAAAAAAAACf&#10;AgAAZHJzL2Rvd25yZXYueG1sUEsFBgAAAAAEAAQA9wAAAI8DAAAAAA==&#10;">
                    <v:imagedata r:id="rId45" o:title=""/>
                    <v:path arrowok="t"/>
                  </v:shape>
                  <v:shape id="图片 52" o:spid="_x0000_s1099" type="#_x0000_t75" style="position:absolute;left:3019;top:38468;width:26778;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EoQPEAAAA2wAAAA8AAABkcnMvZG93bnJldi54bWxEj82KwkAQhO8L+w5DL3hZ1smKmjXrJIgg&#10;evHgzwM0mTYJyfSEzETj2zuC4LGoqq+oZTaYRlypc5VlBb/jCARxbnXFhYLzafPzB8J5ZI2NZVJw&#10;JwdZ+vmxxETbGx/oevSFCBB2CSoovW8TKV1ekkE3ti1x8C62M+iD7AqpO7wFuGnkJIrm0mDFYaHE&#10;ltYl5fWxNwrW++lia+Pv/amfxfG07qMq7mulRl/D6h+Ep8G/w6/2TiuYTeD5JfwAmT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EoQPEAAAA2wAAAA8AAAAAAAAAAAAAAAAA&#10;nwIAAGRycy9kb3ducmV2LnhtbFBLBQYAAAAABAAEAPcAAACQAwAAAAA=&#10;">
                    <v:imagedata r:id="rId46" o:title=""/>
                    <v:path arrowok="t"/>
                  </v:shape>
                  <v:shape id="图片 44" o:spid="_x0000_s1100" type="#_x0000_t75" style="position:absolute;left:30192;width:26778;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EwJ3CAAAA2wAAAA8AAABkcnMvZG93bnJldi54bWxEj0FrAjEUhO8F/0N4greaVdZWVqOIsNCr&#10;1oLeHpvnJrp5WTaprv/eCIUeh5n5hlmue9eIG3XBelYwGWcgiCuvLdcKDt/l+xxEiMgaG8+k4EEB&#10;1qvB2xIL7e+8o9s+1iJBOBSowMTYFlKGypDDMPYtcfLOvnMYk+xqqTu8J7hr5DTLPqRDy2nBYEtb&#10;Q9V1/+sUlJ+l9eeLsVXIfx6H3dQfZ6ejUqNhv1mAiNTH//Bf+0sryHN4fUk/QK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RMCdwgAAANsAAAAPAAAAAAAAAAAAAAAAAJ8C&#10;AABkcnMvZG93bnJldi54bWxQSwUGAAAAAAQABAD3AAAAjgMAAAAA&#10;">
                    <v:imagedata r:id="rId47" o:title=""/>
                    <v:path arrowok="t"/>
                  </v:shape>
                  <v:shape id="图片 47" o:spid="_x0000_s1101" type="#_x0000_t75" style="position:absolute;left:30192;top:19149;width:26778;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5lGnAAAAA2wAAAA8AAABkcnMvZG93bnJldi54bWxEj0GLwjAUhO8L/ofwBG9rqohKNYqIokfX&#10;6v3RPNtq81KSqPXfG0HY4zAz3zDzZWtq8SDnK8sKBv0EBHFudcWFglO2/Z2C8AFZY22ZFLzIw3LR&#10;+Zljqu2T/+hxDIWIEPYpKihDaFIpfV6SQd+3DXH0LtYZDFG6QmqHzwg3tRwmyVgarDgulNjQuqT8&#10;drwbBeNtsar8OYwu2UFuJodhsru6m1K9bruagQjUhv/wt73XCkYT+HyJP0Au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LmUacAAAADbAAAADwAAAAAAAAAAAAAAAACfAgAA&#10;ZHJzL2Rvd25yZXYueG1sUEsFBgAAAAAEAAQA9wAAAIwDAAAAAA==&#10;">
                    <v:imagedata r:id="rId48" o:title=""/>
                    <v:path arrowok="t"/>
                  </v:shape>
                  <v:shape id="图片 53" o:spid="_x0000_s1102" type="#_x0000_t75" style="position:absolute;left:30192;top:38468;width:26778;height:200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QmyDCAAAA2wAAAA8AAABkcnMvZG93bnJldi54bWxEj92KwjAUhO+FfYdwBO80df1Z7RpFBH9u&#10;7e4DnG2ObdjmpDRRq09vBMHLYWa+YRar1lbiQo03jhUMBwkI4txpw4WC359tfwbCB2SNlWNScCMP&#10;q+VHZ4Gpdlc+0iULhYgQ9ikqKEOoUyl9XpJFP3A1cfROrrEYomwKqRu8Rrit5GeSTKVFw3GhxJo2&#10;JeX/2dkqyL7uh5DNzVbujq35258246m/KdXrtutvEIHa8A6/2getYDKC55f4A+T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0JsgwgAAANsAAAAPAAAAAAAAAAAAAAAAAJ8C&#10;AABkcnMvZG93bnJldi54bWxQSwUGAAAAAAQABAD3AAAAjgMAAAAA&#10;">
                    <v:imagedata r:id="rId49" o:title=""/>
                    <v:path arrowok="t"/>
                  </v:shape>
                </v:group>
                <v:group id="组合 59" o:spid="_x0000_s1103" style="position:absolute;top:1035;width:32349;height:2977" coordsize="32349,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文本框 55" o:spid="_x0000_s1104" type="#_x0000_t202" style="position:absolute;width:4997;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14:paraId="420E1F2A" w14:textId="77777777" w:rsidR="00876A76" w:rsidRDefault="00876A76" w:rsidP="003E5245">
                          <w:r>
                            <w:rPr>
                              <w:rFonts w:hint="eastAsia"/>
                            </w:rPr>
                            <w:t>（a）</w:t>
                          </w:r>
                        </w:p>
                      </w:txbxContent>
                    </v:textbox>
                  </v:shape>
                  <v:shape id="文本框 56" o:spid="_x0000_s1105" type="#_x0000_t202" style="position:absolute;left:27345;width:500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3598C071" w14:textId="77777777" w:rsidR="00876A76" w:rsidRDefault="00876A76" w:rsidP="003E5245">
                          <w:r>
                            <w:rPr>
                              <w:rFonts w:hint="eastAsia"/>
                            </w:rPr>
                            <w:t>（</w:t>
                          </w:r>
                          <w:r>
                            <w:t>b</w:t>
                          </w:r>
                          <w:r>
                            <w:rPr>
                              <w:rFonts w:hint="eastAsia"/>
                            </w:rPr>
                            <w:t>）</w:t>
                          </w:r>
                        </w:p>
                      </w:txbxContent>
                    </v:textbox>
                  </v:shape>
                </v:group>
                <v:group id="组合 60" o:spid="_x0000_s1106" style="position:absolute;top:20013;width:32349;height:2977" coordsize="32349,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文本框 61" o:spid="_x0000_s1107" type="#_x0000_t202" style="position:absolute;width:4997;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7A2EB235" w14:textId="77777777" w:rsidR="00876A76" w:rsidRDefault="00876A76" w:rsidP="003E5245">
                          <w:r>
                            <w:rPr>
                              <w:rFonts w:hint="eastAsia"/>
                            </w:rPr>
                            <w:t>（c）</w:t>
                          </w:r>
                        </w:p>
                      </w:txbxContent>
                    </v:textbox>
                  </v:shape>
                  <v:shape id="文本框 62" o:spid="_x0000_s1108" type="#_x0000_t202" style="position:absolute;left:27345;width:500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14:paraId="3FFBD2A3" w14:textId="77777777" w:rsidR="00876A76" w:rsidRDefault="00876A76" w:rsidP="003E5245">
                          <w:r>
                            <w:rPr>
                              <w:rFonts w:hint="eastAsia"/>
                            </w:rPr>
                            <w:t>（d）</w:t>
                          </w:r>
                        </w:p>
                      </w:txbxContent>
                    </v:textbox>
                  </v:shape>
                </v:group>
                <v:group id="组合 63" o:spid="_x0000_s1109" style="position:absolute;left:86;top:39681;width:32349;height:2977" coordsize="32349,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文本框 64" o:spid="_x0000_s1110" type="#_x0000_t202" style="position:absolute;width:4997;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524AB5C3" w14:textId="77777777" w:rsidR="00876A76" w:rsidRDefault="00876A76" w:rsidP="003E5245">
                          <w:r>
                            <w:rPr>
                              <w:rFonts w:hint="eastAsia"/>
                            </w:rPr>
                            <w:t>（e）</w:t>
                          </w:r>
                        </w:p>
                      </w:txbxContent>
                    </v:textbox>
                  </v:shape>
                  <v:shape id="文本框 65" o:spid="_x0000_s1111" type="#_x0000_t202" style="position:absolute;left:27345;width:5004;height:2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14:paraId="06E051D6" w14:textId="77777777" w:rsidR="00876A76" w:rsidRDefault="00876A76" w:rsidP="003E5245">
                          <w:r>
                            <w:rPr>
                              <w:rFonts w:hint="eastAsia"/>
                            </w:rPr>
                            <w:t>（f）</w:t>
                          </w:r>
                        </w:p>
                      </w:txbxContent>
                    </v:textbox>
                  </v:shape>
                </v:group>
                <w10:wrap type="topAndBottom"/>
              </v:group>
            </w:pict>
          </mc:Fallback>
        </mc:AlternateContent>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71BC6F8B" w:rsidR="003E5245" w:rsidRDefault="003E5245" w:rsidP="003E5245">
      <w:pPr>
        <w:pStyle w:val="a3"/>
        <w:keepNext/>
        <w:jc w:val="center"/>
      </w:pPr>
      <w:bookmarkStart w:id="77"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6</w:t>
      </w:r>
      <w:r>
        <w:fldChar w:fldCharType="end"/>
      </w:r>
      <w:bookmarkEnd w:id="77"/>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EF1967" w14:paraId="417ABC39" w14:textId="77777777" w:rsidTr="00DF2EE1">
        <w:trPr>
          <w:trHeight w:val="285"/>
          <w:jc w:val="center"/>
        </w:trPr>
        <w:tc>
          <w:tcPr>
            <w:tcW w:w="0" w:type="auto"/>
            <w:vMerge w:val="restart"/>
            <w:shd w:val="clear" w:color="auto" w:fill="auto"/>
            <w:noWrap/>
            <w:vAlign w:val="center"/>
            <w:hideMark/>
          </w:tcPr>
          <w:p w14:paraId="1DBDC2CC"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13E6D7DD"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3E5245" w:rsidRPr="00EF1967" w14:paraId="3E88A842" w14:textId="77777777" w:rsidTr="00DF2EE1">
        <w:trPr>
          <w:trHeight w:val="285"/>
          <w:jc w:val="center"/>
        </w:trPr>
        <w:tc>
          <w:tcPr>
            <w:tcW w:w="0" w:type="auto"/>
            <w:vMerge/>
            <w:vAlign w:val="center"/>
            <w:hideMark/>
          </w:tcPr>
          <w:p w14:paraId="1C93AB3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681CA5B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7036CFE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01D409C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3E5245" w:rsidRPr="00EF1967" w14:paraId="16ABF458" w14:textId="77777777" w:rsidTr="00DF2EE1">
        <w:trPr>
          <w:trHeight w:val="285"/>
          <w:jc w:val="center"/>
        </w:trPr>
        <w:tc>
          <w:tcPr>
            <w:tcW w:w="0" w:type="auto"/>
            <w:shd w:val="clear" w:color="auto" w:fill="auto"/>
            <w:noWrap/>
            <w:vAlign w:val="bottom"/>
            <w:hideMark/>
          </w:tcPr>
          <w:p w14:paraId="1BABBAF5"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262FFE5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1A3DA920"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A8DEFB7"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2321712" w14:textId="77777777" w:rsidR="003E5245" w:rsidRPr="00EF1967" w:rsidRDefault="003E5245" w:rsidP="00DF2EE1">
            <w:pPr>
              <w:widowControl/>
              <w:jc w:val="left"/>
              <w:rPr>
                <w:rFonts w:ascii="Times New Roman" w:eastAsia="Times New Roman" w:hAnsi="Times New Roman" w:cs="Times New Roman"/>
                <w:kern w:val="0"/>
                <w:sz w:val="20"/>
                <w:szCs w:val="20"/>
              </w:rPr>
            </w:pPr>
          </w:p>
        </w:tc>
      </w:tr>
      <w:tr w:rsidR="003E5245" w:rsidRPr="00EF1967" w14:paraId="3D064B84" w14:textId="77777777" w:rsidTr="00DF2EE1">
        <w:trPr>
          <w:trHeight w:val="285"/>
          <w:jc w:val="center"/>
        </w:trPr>
        <w:tc>
          <w:tcPr>
            <w:tcW w:w="0" w:type="auto"/>
            <w:shd w:val="clear" w:color="auto" w:fill="auto"/>
            <w:noWrap/>
            <w:vAlign w:val="bottom"/>
            <w:hideMark/>
          </w:tcPr>
          <w:p w14:paraId="5DC98F8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894641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0FD1BB94"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7C15C6B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6A759C9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3E5245" w:rsidRPr="00EF1967" w14:paraId="2C03CB40" w14:textId="77777777" w:rsidTr="00DF2EE1">
        <w:trPr>
          <w:trHeight w:val="285"/>
          <w:jc w:val="center"/>
        </w:trPr>
        <w:tc>
          <w:tcPr>
            <w:tcW w:w="0" w:type="auto"/>
            <w:shd w:val="clear" w:color="auto" w:fill="auto"/>
            <w:noWrap/>
            <w:vAlign w:val="bottom"/>
            <w:hideMark/>
          </w:tcPr>
          <w:p w14:paraId="358BD2E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5027D55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2330657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12B2420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5B9CDE2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3E5245" w:rsidRPr="00EF1967" w14:paraId="735CADFE" w14:textId="77777777" w:rsidTr="00DF2EE1">
        <w:trPr>
          <w:trHeight w:val="285"/>
          <w:jc w:val="center"/>
        </w:trPr>
        <w:tc>
          <w:tcPr>
            <w:tcW w:w="0" w:type="auto"/>
            <w:shd w:val="clear" w:color="auto" w:fill="auto"/>
            <w:noWrap/>
            <w:vAlign w:val="bottom"/>
            <w:hideMark/>
          </w:tcPr>
          <w:p w14:paraId="28990F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12F44C4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411F5B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B05DBD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5ACFDCF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commentRangeStart w:id="78"/>
    <w:p w14:paraId="458BE74E" w14:textId="203A1021" w:rsidR="003E5245" w:rsidRPr="00A20A15" w:rsidRDefault="00CF5164" w:rsidP="003E5245">
      <w:ins w:id="79" w:author="sunset" w:date="2018-12-24T09:36:00Z">
        <w:r w:rsidRPr="0056570E">
          <w:rPr>
            <w:highlight w:val="yellow"/>
          </w:rPr>
          <w:fldChar w:fldCharType="begin"/>
        </w:r>
        <w:r w:rsidRPr="0056570E">
          <w:rPr>
            <w:highlight w:val="yellow"/>
          </w:rPr>
          <w:instrText xml:space="preserve"> </w:instrText>
        </w:r>
        <w:r w:rsidRPr="0056570E">
          <w:rPr>
            <w:rFonts w:hint="eastAsia"/>
            <w:highlight w:val="yellow"/>
          </w:rPr>
          <w:instrText>REF _Ref532983051 \h</w:instrText>
        </w:r>
        <w:r w:rsidRPr="0056570E">
          <w:rPr>
            <w:highlight w:val="yellow"/>
          </w:rPr>
          <w:instrText xml:space="preserve"> </w:instrText>
        </w:r>
        <w:r w:rsidRPr="0056570E">
          <w:rPr>
            <w:highlight w:val="yellow"/>
          </w:rPr>
        </w:r>
        <w:r w:rsidR="0056570E">
          <w:rPr>
            <w:highlight w:val="yellow"/>
          </w:rPr>
          <w:instrText xml:space="preserve"> \* MERGEFORMAT </w:instrText>
        </w:r>
        <w:r w:rsidRPr="0056570E">
          <w:rPr>
            <w:highlight w:val="yellow"/>
          </w:rPr>
          <w:fldChar w:fldCharType="separate"/>
        </w:r>
        <w:r w:rsidRPr="0056570E">
          <w:rPr>
            <w:highlight w:val="yellow"/>
          </w:rPr>
          <w:t xml:space="preserve">表格 </w:t>
        </w:r>
        <w:r w:rsidRPr="0056570E">
          <w:rPr>
            <w:noProof/>
            <w:highlight w:val="yellow"/>
          </w:rPr>
          <w:t>7</w:t>
        </w:r>
        <w:r w:rsidRPr="0056570E">
          <w:rPr>
            <w:highlight w:val="yellow"/>
          </w:rPr>
          <w:fldChar w:fldCharType="end"/>
        </w:r>
      </w:ins>
      <w:del w:id="80" w:author="sunset" w:date="2018-12-24T09:36:00Z">
        <w:r>
          <w:fldChar w:fldCharType="begin"/>
        </w:r>
        <w:r>
          <w:delInstrText xml:space="preserve"> </w:delInstrText>
        </w:r>
        <w:r>
          <w:rPr>
            <w:rFonts w:hint="eastAsia"/>
          </w:rPr>
          <w:delInstrText>REF _Ref532983051 \h</w:delInstrText>
        </w:r>
        <w:r>
          <w:delInstrText xml:space="preserve"> </w:delInstrText>
        </w:r>
        <w:r>
          <w:fldChar w:fldCharType="separate"/>
        </w:r>
        <w:r>
          <w:delText xml:space="preserve">表格 </w:delText>
        </w:r>
        <w:r>
          <w:rPr>
            <w:noProof/>
          </w:rPr>
          <w:delText>7</w:delText>
        </w:r>
        <w:r>
          <w:fldChar w:fldCharType="end"/>
        </w:r>
      </w:del>
      <w:r w:rsidR="003E5245" w:rsidRPr="0056570E">
        <w:rPr>
          <w:rFonts w:hint="eastAsia"/>
          <w:highlight w:val="yellow"/>
          <w:rPrChange w:id="81"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78"/>
      <w:r w:rsidR="0056570E">
        <w:rPr>
          <w:rStyle w:val="a9"/>
        </w:rPr>
        <w:commentReference w:id="78"/>
      </w:r>
    </w:p>
    <w:p w14:paraId="233562E5" w14:textId="28BE16A5" w:rsidR="003E5245" w:rsidRDefault="003E5245" w:rsidP="0056570E">
      <w:pPr>
        <w:pStyle w:val="a3"/>
        <w:keepNext/>
        <w:jc w:val="center"/>
        <w:pPrChange w:id="82" w:author="sunset" w:date="2018-12-24T09:36:00Z">
          <w:pPr>
            <w:pStyle w:val="a3"/>
            <w:keepNext/>
          </w:pPr>
        </w:pPrChange>
      </w:pPr>
      <w:bookmarkStart w:id="83"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83"/>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77777777" w:rsidR="003E5245" w:rsidRPr="0056570E" w:rsidRDefault="003E5245" w:rsidP="00DF2EE1">
            <w:pPr>
              <w:widowControl/>
              <w:jc w:val="right"/>
              <w:rPr>
                <w:rFonts w:ascii="等线" w:hAnsi="等线"/>
                <w:color w:val="000000"/>
                <w:kern w:val="0"/>
                <w:sz w:val="22"/>
                <w:highlight w:val="yellow"/>
                <w:rPrChange w:id="84" w:author="sunset" w:date="2018-12-24T09:36:00Z">
                  <w:rPr>
                    <w:rFonts w:ascii="等线" w:eastAsia="等线" w:hAnsi="等线" w:cs="宋体"/>
                    <w:color w:val="000000"/>
                    <w:kern w:val="0"/>
                    <w:sz w:val="22"/>
                  </w:rPr>
                </w:rPrChange>
              </w:rPr>
            </w:pPr>
            <w:r w:rsidRPr="0056570E">
              <w:rPr>
                <w:rFonts w:ascii="等线" w:hAnsi="等线" w:hint="eastAsia"/>
                <w:color w:val="000000"/>
                <w:kern w:val="0"/>
                <w:sz w:val="22"/>
                <w:highlight w:val="yellow"/>
                <w:rPrChange w:id="85" w:author="sunset" w:date="2018-12-24T09:36:00Z">
                  <w:rPr>
                    <w:rFonts w:ascii="等线" w:eastAsia="等线" w:hAnsi="等线" w:cs="宋体" w:hint="eastAsia"/>
                    <w:color w:val="000000"/>
                    <w:kern w:val="0"/>
                    <w:sz w:val="22"/>
                  </w:rPr>
                </w:rPrChange>
              </w:rPr>
              <w:t xml:space="preserve">92.3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77777777" w:rsidR="003E5245" w:rsidRPr="0056570E" w:rsidRDefault="003E5245" w:rsidP="00DF2EE1">
            <w:pPr>
              <w:widowControl/>
              <w:jc w:val="right"/>
              <w:rPr>
                <w:rFonts w:ascii="等线" w:hAnsi="等线"/>
                <w:color w:val="000000"/>
                <w:kern w:val="0"/>
                <w:sz w:val="22"/>
                <w:highlight w:val="yellow"/>
                <w:shd w:val="pct15" w:color="auto" w:fill="FFFFFF"/>
                <w:rPrChange w:id="86" w:author="sunset" w:date="2018-12-24T09:36:00Z">
                  <w:rPr>
                    <w:rFonts w:ascii="等线" w:eastAsia="等线" w:hAnsi="等线" w:cs="宋体"/>
                    <w:color w:val="000000"/>
                    <w:kern w:val="0"/>
                    <w:sz w:val="22"/>
                  </w:rPr>
                </w:rPrChange>
              </w:rPr>
            </w:pPr>
            <w:r w:rsidRPr="0056570E">
              <w:rPr>
                <w:rFonts w:ascii="等线" w:hAnsi="等线" w:hint="eastAsia"/>
                <w:color w:val="000000"/>
                <w:kern w:val="0"/>
                <w:sz w:val="22"/>
                <w:highlight w:val="yellow"/>
                <w:shd w:val="pct15" w:color="auto" w:fill="FFFFFF"/>
                <w:rPrChange w:id="87" w:author="sunset" w:date="2018-12-24T09:36:00Z">
                  <w:rPr>
                    <w:rFonts w:ascii="等线" w:eastAsia="等线" w:hAnsi="等线" w:cs="宋体" w:hint="eastAsia"/>
                    <w:color w:val="000000"/>
                    <w:kern w:val="0"/>
                    <w:sz w:val="22"/>
                  </w:rPr>
                </w:rPrChange>
              </w:rPr>
              <w:t xml:space="preserve">75.0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77777777" w:rsidR="003E5245" w:rsidRPr="0056570E" w:rsidRDefault="003E5245" w:rsidP="00DF2EE1">
            <w:pPr>
              <w:widowControl/>
              <w:jc w:val="right"/>
              <w:rPr>
                <w:rFonts w:ascii="等线" w:hAnsi="等线"/>
                <w:color w:val="000000"/>
                <w:kern w:val="0"/>
                <w:sz w:val="22"/>
                <w:highlight w:val="yellow"/>
                <w:rPrChange w:id="88" w:author="sunset" w:date="2018-12-24T09:36:00Z">
                  <w:rPr>
                    <w:rFonts w:ascii="等线" w:eastAsia="等线" w:hAnsi="等线" w:cs="宋体"/>
                    <w:color w:val="000000"/>
                    <w:kern w:val="0"/>
                    <w:sz w:val="22"/>
                  </w:rPr>
                </w:rPrChange>
              </w:rPr>
            </w:pPr>
            <w:r w:rsidRPr="0056570E">
              <w:rPr>
                <w:rFonts w:ascii="等线" w:hAnsi="等线" w:hint="eastAsia"/>
                <w:color w:val="000000"/>
                <w:kern w:val="0"/>
                <w:sz w:val="22"/>
                <w:highlight w:val="yellow"/>
                <w:rPrChange w:id="89" w:author="sunset" w:date="2018-12-24T09:36:00Z">
                  <w:rPr>
                    <w:rFonts w:ascii="等线" w:eastAsia="等线" w:hAnsi="等线" w:cs="宋体" w:hint="eastAsia"/>
                    <w:color w:val="000000"/>
                    <w:kern w:val="0"/>
                    <w:sz w:val="22"/>
                  </w:rPr>
                </w:rPrChange>
              </w:rPr>
              <w:t xml:space="preserve">84.6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77777777" w:rsidR="003E5245" w:rsidRPr="0056570E" w:rsidRDefault="003E5245" w:rsidP="00DF2EE1">
            <w:pPr>
              <w:widowControl/>
              <w:jc w:val="right"/>
              <w:rPr>
                <w:rFonts w:ascii="等线" w:hAnsi="等线"/>
                <w:color w:val="000000"/>
                <w:kern w:val="0"/>
                <w:sz w:val="22"/>
                <w:highlight w:val="yellow"/>
                <w:shd w:val="pct15" w:color="auto" w:fill="FFFFFF"/>
                <w:rPrChange w:id="90" w:author="sunset" w:date="2018-12-24T09:36:00Z">
                  <w:rPr>
                    <w:rFonts w:ascii="等线" w:eastAsia="等线" w:hAnsi="等线" w:cs="宋体"/>
                    <w:color w:val="000000"/>
                    <w:kern w:val="0"/>
                    <w:sz w:val="22"/>
                  </w:rPr>
                </w:rPrChange>
              </w:rPr>
            </w:pPr>
            <w:r w:rsidRPr="0056570E">
              <w:rPr>
                <w:rFonts w:ascii="等线" w:hAnsi="等线" w:hint="eastAsia"/>
                <w:color w:val="000000"/>
                <w:kern w:val="0"/>
                <w:sz w:val="22"/>
                <w:highlight w:val="yellow"/>
                <w:shd w:val="pct15" w:color="auto" w:fill="FFFFFF"/>
                <w:rPrChange w:id="91" w:author="sunset" w:date="2018-12-24T09:36:00Z">
                  <w:rPr>
                    <w:rFonts w:ascii="等线" w:eastAsia="等线" w:hAnsi="等线" w:cs="宋体" w:hint="eastAsia"/>
                    <w:color w:val="000000"/>
                    <w:kern w:val="0"/>
                    <w:sz w:val="22"/>
                  </w:rPr>
                </w:rPrChange>
              </w:rPr>
              <w:t xml:space="preserve">75.0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1A2E8B13"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（a）可以看出我们的方法计算出的AHI指数与人工标注的AHI指数具有极高的相关性；在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w:t>
      </w:r>
      <w:r w:rsidR="00B632FB">
        <w:rPr>
          <w:rFonts w:hint="eastAsia"/>
        </w:rPr>
        <w:t>在不同的被试中AHI误差分布在-</w:t>
      </w:r>
      <w:r w:rsidR="00B632FB">
        <w:t>5</w:t>
      </w:r>
      <w:r w:rsidR="00B632FB">
        <w:rPr>
          <w:rFonts w:hint="eastAsia"/>
        </w:rPr>
        <w:t>.</w:t>
      </w:r>
      <w:r w:rsidR="00B632FB">
        <w:t>65</w:t>
      </w:r>
      <w:r w:rsidR="00B632FB">
        <w:rPr>
          <w:rFonts w:hint="eastAsia"/>
        </w:rPr>
        <w:t>至1.</w:t>
      </w:r>
      <w:r w:rsidR="00B632FB">
        <w:t>46</w:t>
      </w:r>
      <w:r w:rsidR="00B632FB">
        <w:rPr>
          <w:rFonts w:hint="eastAsia"/>
        </w:rPr>
        <w:t>次/小时之间，一方面</w:t>
      </w:r>
      <w:r>
        <w:rPr>
          <w:rFonts w:hint="eastAsia"/>
        </w:rPr>
        <w:t>意味着我们的方法更倾向于</w:t>
      </w:r>
      <w:r w:rsidR="00B632FB">
        <w:rPr>
          <w:rFonts w:hint="eastAsia"/>
        </w:rPr>
        <w:t>高估AHI指数</w:t>
      </w:r>
      <w:r>
        <w:rPr>
          <w:rFonts w:hint="eastAsia"/>
        </w:rPr>
        <w:t>，</w:t>
      </w:r>
      <w:r w:rsidR="00B632FB">
        <w:rPr>
          <w:rFonts w:hint="eastAsia"/>
        </w:rPr>
        <w:t>另外一方面</w:t>
      </w:r>
      <w:r w:rsidR="00E74D26">
        <w:rPr>
          <w:rFonts w:hint="eastAsia"/>
        </w:rPr>
        <w:t>我们的方法在不同被试之间显示出良好的一致性。</w:t>
      </w:r>
    </w:p>
    <w:p w14:paraId="62211C5A" w14:textId="73E52875" w:rsidR="003E5245" w:rsidRDefault="003E5245" w:rsidP="003E5245">
      <w:r>
        <w:rPr>
          <w:rFonts w:hint="eastAsia"/>
        </w:rPr>
        <w:t>我们也测试了级联分类器的训练与</w:t>
      </w:r>
      <w:r w:rsidR="00822314">
        <w:rPr>
          <w:rFonts w:hint="eastAsia"/>
        </w:rPr>
        <w:t>预测</w:t>
      </w:r>
      <w:r>
        <w:rPr>
          <w:rFonts w:hint="eastAsia"/>
        </w:rPr>
        <w:t>速度，使用合计超过2</w:t>
      </w:r>
      <w:r>
        <w:t>4</w:t>
      </w:r>
      <w:r>
        <w:rPr>
          <w:rFonts w:hint="eastAsia"/>
        </w:rPr>
        <w:t>万的数据片段对级联分类器进行训练需要花费1</w:t>
      </w:r>
      <w:r>
        <w:t>3.92</w:t>
      </w:r>
      <w:r>
        <w:rPr>
          <w:rFonts w:hint="eastAsia"/>
        </w:rPr>
        <w:t>秒钟的时间，</w:t>
      </w:r>
      <w:r w:rsidR="00822314">
        <w:rPr>
          <w:rFonts w:hint="eastAsia"/>
        </w:rPr>
        <w:t>而相应的预测时间为</w:t>
      </w:r>
      <w:r>
        <w:rPr>
          <w:rFonts w:hint="eastAsia"/>
        </w:rPr>
        <w:t>9</w:t>
      </w:r>
      <w:r>
        <w:t>.10</w:t>
      </w:r>
      <w:r>
        <w:rPr>
          <w:rFonts w:hint="eastAsia"/>
        </w:rPr>
        <w:t>秒钟，</w:t>
      </w:r>
      <w:r w:rsidR="00822314">
        <w:rPr>
          <w:rFonts w:hint="eastAsia"/>
        </w:rPr>
        <w:t>平均</w:t>
      </w:r>
      <w:r>
        <w:rPr>
          <w:rFonts w:hint="eastAsia"/>
        </w:rPr>
        <w:t>0</w:t>
      </w:r>
      <w:r>
        <w:t>.000037</w:t>
      </w:r>
      <w:r>
        <w:rPr>
          <w:rFonts w:hint="eastAsia"/>
        </w:rPr>
        <w:t>秒的时间可以</w:t>
      </w:r>
      <w:r w:rsidR="00822314">
        <w:rPr>
          <w:rFonts w:hint="eastAsia"/>
        </w:rPr>
        <w:t>对一个10秒数据片段做出预测</w:t>
      </w:r>
      <w:r>
        <w:rPr>
          <w:rFonts w:hint="eastAsia"/>
        </w:rPr>
        <w:t>，</w:t>
      </w:r>
      <w:r w:rsidR="00E74D26">
        <w:rPr>
          <w:rFonts w:hint="eastAsia"/>
        </w:rPr>
        <w:t>说明级联分类器模型在训练速度与响应速度方面都满足实时诊断</w:t>
      </w:r>
      <w:r w:rsidR="00E74D26" w:rsidRPr="00BC080F">
        <w:rPr>
          <w:rFonts w:hint="eastAsia"/>
        </w:rPr>
        <w:t>的需求。</w:t>
      </w:r>
    </w:p>
    <w:p w14:paraId="2B498323" w14:textId="5F5C83EF" w:rsidR="003E5245" w:rsidRDefault="003E5245" w:rsidP="003E5245">
      <w:r>
        <w:rPr>
          <w:rFonts w:hint="eastAsia"/>
        </w:rPr>
        <w:t>与其他相关研究对比，我们的方法一方面可以预测出SAHS的严重程度，另外一方面可以定位到每一次SAHS事件的起止点。之前的相关研究</w:t>
      </w:r>
      <w:r w:rsidR="00822314">
        <w:rPr>
          <w:rFonts w:hint="eastAsia"/>
        </w:rPr>
        <w:t>中基于信号整体特征的诊断方式</w:t>
      </w:r>
      <w:r>
        <w:rPr>
          <w:rFonts w:hint="eastAsia"/>
        </w:rPr>
        <w:t>只能做到对SAHS严重程度的判断，</w:t>
      </w:r>
      <w:r w:rsidR="00822314">
        <w:rPr>
          <w:rFonts w:hint="eastAsia"/>
        </w:rPr>
        <w:t>并不能提供相应的时间信息参考</w:t>
      </w:r>
      <w:r>
        <w:rPr>
          <w:rFonts w:hint="eastAsia"/>
        </w:rPr>
        <w:t>，这有可能在临床诊断中带来不便。</w:t>
      </w:r>
      <w:r w:rsidR="00823EC0">
        <w:rPr>
          <w:rFonts w:hint="eastAsia"/>
        </w:rPr>
        <w:t>在基于SAHS事件预测的相关研究中</w:t>
      </w:r>
      <w:r>
        <w:rPr>
          <w:rFonts w:hint="eastAsia"/>
        </w:rPr>
        <w:t>，</w:t>
      </w:r>
      <w:r w:rsidR="00823EC0" w:rsidRPr="00823EC0">
        <w:rPr>
          <w:rFonts w:hint="eastAsia"/>
        </w:rPr>
        <w:t xml:space="preserve"> </w:t>
      </w:r>
      <w:r w:rsidRPr="00823EC0">
        <w:rPr>
          <w:rFonts w:hint="eastAsia"/>
        </w:rPr>
        <w:t>Da</w:t>
      </w:r>
      <w:r w:rsidRPr="00823EC0">
        <w:t xml:space="preserve"> </w:t>
      </w:r>
      <w:r w:rsidRPr="00823EC0">
        <w:rPr>
          <w:rFonts w:hint="eastAsia"/>
        </w:rPr>
        <w:t>Woon</w:t>
      </w:r>
      <w:r w:rsidRPr="00823EC0">
        <w:t xml:space="preserve"> </w:t>
      </w:r>
      <w:r w:rsidRPr="00823EC0">
        <w:rPr>
          <w:rFonts w:hint="eastAsia"/>
        </w:rPr>
        <w:t>Jung等人使用卷积神经网络的方法</w:t>
      </w:r>
      <w:r w:rsidR="00823EC0" w:rsidRPr="00823EC0">
        <w:rPr>
          <w:rFonts w:hint="eastAsia"/>
        </w:rPr>
        <w:t>实现了对SAHS事件的定位以及严重程度的诊断</w:t>
      </w:r>
      <w:r w:rsidRPr="00823EC0">
        <w:rPr>
          <w:rFonts w:hint="eastAsia"/>
        </w:rPr>
        <w:t>，但是需要注意的是一方面</w:t>
      </w:r>
      <w:r w:rsidR="00823EC0" w:rsidRPr="00823EC0">
        <w:rPr>
          <w:rFonts w:hint="eastAsia"/>
        </w:rPr>
        <w:t>卷积神经网络的可解释性不强，不容易为医生与患者所理解；另外一方面</w:t>
      </w:r>
      <w:r w:rsidRPr="00823EC0">
        <w:rPr>
          <w:rFonts w:hint="eastAsia"/>
        </w:rPr>
        <w:t>卷积神经网路所要求的计算量巨大，所需要的训练时间要远远大于其他方法，可能会在临床检测的过程中带来不便</w:t>
      </w:r>
      <w:r w:rsidR="00823EC0" w:rsidRPr="00823EC0">
        <w:rPr>
          <w:rFonts w:hint="eastAsia"/>
        </w:rPr>
        <w:t>。</w:t>
      </w:r>
      <w:r w:rsidRPr="00823EC0">
        <w:rPr>
          <w:rFonts w:hint="eastAsia"/>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r>
        <w:rPr>
          <w:rFonts w:hint="eastAsia"/>
        </w:rPr>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5A1DD79F" w14:textId="77777777" w:rsidR="00954351" w:rsidRPr="00954351" w:rsidRDefault="00DF2EE1" w:rsidP="00954351">
      <w:pPr>
        <w:pStyle w:val="EndNoteBibliography"/>
        <w:ind w:left="720" w:hanging="720"/>
      </w:pPr>
      <w:r>
        <w:fldChar w:fldCharType="begin"/>
      </w:r>
      <w:r>
        <w:instrText xml:space="preserve"> ADDIN EN.REFLIST </w:instrText>
      </w:r>
      <w:r>
        <w:fldChar w:fldCharType="separate"/>
      </w:r>
      <w:r w:rsidR="00954351" w:rsidRPr="00954351">
        <w:t>[1]</w:t>
      </w:r>
      <w:r w:rsidR="00954351" w:rsidRPr="00954351">
        <w:tab/>
        <w:t>W. W. Flemons</w:t>
      </w:r>
      <w:r w:rsidR="00954351" w:rsidRPr="00954351">
        <w:rPr>
          <w:i/>
        </w:rPr>
        <w:t xml:space="preserve"> et al.</w:t>
      </w:r>
      <w:r w:rsidR="00954351" w:rsidRPr="00954351">
        <w:t xml:space="preserve">, "Sleep-related breathing disorders in adults: Recommendations for syndrome definition and measurement techniques in clinical research," (in English), </w:t>
      </w:r>
      <w:r w:rsidR="00954351" w:rsidRPr="00954351">
        <w:rPr>
          <w:i/>
        </w:rPr>
        <w:t xml:space="preserve">Sleep, </w:t>
      </w:r>
      <w:r w:rsidR="00954351" w:rsidRPr="00954351">
        <w:t>Review vol. 22, no. 5, pp. 667-689, Aug 1999.</w:t>
      </w:r>
    </w:p>
    <w:p w14:paraId="170B70AA" w14:textId="77777777" w:rsidR="00954351" w:rsidRPr="00954351" w:rsidRDefault="00954351" w:rsidP="00954351">
      <w:pPr>
        <w:pStyle w:val="EndNoteBibliography"/>
        <w:ind w:left="720" w:hanging="720"/>
      </w:pPr>
      <w:r w:rsidRPr="00954351">
        <w:t>[2]</w:t>
      </w:r>
      <w:r w:rsidRPr="00954351">
        <w:tab/>
        <w:t xml:space="preserve">A. S. Jordan, D. G. McSharry, and A. Malhotra, "Adult obstructive sleep apnoea," </w:t>
      </w:r>
      <w:r w:rsidRPr="00954351">
        <w:rPr>
          <w:i/>
        </w:rPr>
        <w:t xml:space="preserve">Lancet, </w:t>
      </w:r>
      <w:r w:rsidRPr="00954351">
        <w:t>vol. 383, no. 9918, pp. 736-747, Feb 22 2014.</w:t>
      </w:r>
    </w:p>
    <w:p w14:paraId="01E1AC54" w14:textId="77777777" w:rsidR="00954351" w:rsidRPr="00954351" w:rsidRDefault="00954351" w:rsidP="00954351">
      <w:pPr>
        <w:pStyle w:val="EndNoteBibliography"/>
        <w:ind w:left="720" w:hanging="720"/>
      </w:pPr>
      <w:r w:rsidRPr="00954351">
        <w:t>[3]</w:t>
      </w:r>
      <w:r w:rsidRPr="00954351">
        <w:tab/>
        <w:t xml:space="preserve">T. Young, M. Palta, J. Dempsey, J. Skatrud, S. Weber, and S. Badr, "The occurrence of sleep-disordered breathing among middle-aged adults," </w:t>
      </w:r>
      <w:r w:rsidRPr="00954351">
        <w:rPr>
          <w:i/>
        </w:rPr>
        <w:t xml:space="preserve">The New England journal of medicine, </w:t>
      </w:r>
      <w:r w:rsidRPr="00954351">
        <w:t>vol. 328, no. 17, pp. 1230-5, 1993-Apr-29 1993.</w:t>
      </w:r>
    </w:p>
    <w:p w14:paraId="6572C5E5" w14:textId="77777777" w:rsidR="00954351" w:rsidRPr="00954351" w:rsidRDefault="00954351" w:rsidP="00954351">
      <w:pPr>
        <w:pStyle w:val="EndNoteBibliography"/>
        <w:ind w:left="720" w:hanging="720"/>
      </w:pPr>
      <w:r w:rsidRPr="00954351">
        <w:t>[4]</w:t>
      </w:r>
      <w:r w:rsidRPr="00954351">
        <w:tab/>
        <w:t xml:space="preserve">J. N. McNames, A. M. Fraser, and I. Ieee, "Obstructive sleep apnea classification based on spectrogram patterns in the electrocardiogram," in </w:t>
      </w:r>
      <w:r w:rsidRPr="00954351">
        <w:rPr>
          <w:i/>
        </w:rPr>
        <w:t>Computers in Cardiology 2000, Vol 27</w:t>
      </w:r>
      <w:r w:rsidRPr="00954351">
        <w:t>, vol. 27(Computers in Cardiology, 2000, pp. 749-752.</w:t>
      </w:r>
    </w:p>
    <w:p w14:paraId="2FB64352" w14:textId="77777777" w:rsidR="00954351" w:rsidRPr="00954351" w:rsidRDefault="00954351" w:rsidP="00954351">
      <w:pPr>
        <w:pStyle w:val="EndNoteBibliography"/>
        <w:ind w:left="720" w:hanging="720"/>
      </w:pPr>
      <w:r w:rsidRPr="00954351">
        <w:t>[5]</w:t>
      </w:r>
      <w:r w:rsidRPr="00954351">
        <w:tab/>
        <w:t xml:space="preserve">O. Timus and E. Dogru Bolat, "k-NN-based classification of sleep apnea types using ECG," </w:t>
      </w:r>
      <w:r w:rsidRPr="00954351">
        <w:rPr>
          <w:i/>
        </w:rPr>
        <w:t xml:space="preserve">Turkish Journal of Electrical Engineering and Computer Sciences, </w:t>
      </w:r>
      <w:r w:rsidRPr="00954351">
        <w:t>vol. 25, no. 4, pp. 3008-3023, 2017 2017.</w:t>
      </w:r>
    </w:p>
    <w:p w14:paraId="300A6FAC" w14:textId="77777777" w:rsidR="00954351" w:rsidRPr="00954351" w:rsidRDefault="00954351" w:rsidP="00954351">
      <w:pPr>
        <w:pStyle w:val="EndNoteBibliography"/>
        <w:ind w:left="720" w:hanging="720"/>
      </w:pPr>
      <w:r w:rsidRPr="00954351">
        <w:t>[6]</w:t>
      </w:r>
      <w:r w:rsidRPr="00954351">
        <w:tab/>
        <w:t xml:space="preserve">M. Bsoul, H. Minn, and L. Tamil, "Apnea MedAssist: Real-time Sleep Apnea Monitor Using Single-Lead ECG," </w:t>
      </w:r>
      <w:r w:rsidRPr="00954351">
        <w:rPr>
          <w:i/>
        </w:rPr>
        <w:t xml:space="preserve">Ieee Transactions on Information Technology in Biomedicine, </w:t>
      </w:r>
      <w:r w:rsidRPr="00954351">
        <w:t>vol. 15, no. 3, pp. 416-427, May 2011.</w:t>
      </w:r>
    </w:p>
    <w:p w14:paraId="691BBD30" w14:textId="77777777" w:rsidR="00954351" w:rsidRPr="00954351" w:rsidRDefault="00954351" w:rsidP="00954351">
      <w:pPr>
        <w:pStyle w:val="EndNoteBibliography"/>
        <w:ind w:left="720" w:hanging="720"/>
      </w:pPr>
      <w:r w:rsidRPr="00954351">
        <w:t>[7]</w:t>
      </w:r>
      <w:r w:rsidRPr="00954351">
        <w:tab/>
        <w:t>S. H. Choi</w:t>
      </w:r>
      <w:r w:rsidRPr="00954351">
        <w:rPr>
          <w:i/>
        </w:rPr>
        <w:t xml:space="preserve"> et al.</w:t>
      </w:r>
      <w:r w:rsidRPr="00954351">
        <w:t xml:space="preserve">, "Real-time apnea-hypopnea event detection during sleep by convolutional neural networks," </w:t>
      </w:r>
      <w:r w:rsidRPr="00954351">
        <w:rPr>
          <w:i/>
        </w:rPr>
        <w:t xml:space="preserve">Computers in Biology and Medicine, </w:t>
      </w:r>
      <w:r w:rsidRPr="00954351">
        <w:t>vol. 100, pp. 123-131, 2018/09/01/ 2018.</w:t>
      </w:r>
    </w:p>
    <w:p w14:paraId="21E07A42" w14:textId="77777777" w:rsidR="00954351" w:rsidRPr="00954351" w:rsidRDefault="00954351" w:rsidP="00954351">
      <w:pPr>
        <w:pStyle w:val="EndNoteBibliography"/>
        <w:ind w:left="720" w:hanging="720"/>
      </w:pPr>
      <w:r w:rsidRPr="00954351">
        <w:t>[8]</w:t>
      </w:r>
      <w:r w:rsidRPr="00954351">
        <w:tab/>
        <w:t xml:space="preserve">G. C. Gutierrez-Tobal, D. Alvarez, F. del Campo, and R. Hornero, "Utility of AdaBoost to Detect Sleep Apnea-Hypopnea Syndrome From Single-Channel Airflow," (in English), </w:t>
      </w:r>
      <w:r w:rsidRPr="00954351">
        <w:rPr>
          <w:i/>
        </w:rPr>
        <w:t xml:space="preserve">Ieee Transactions on Biomedical Engineering, </w:t>
      </w:r>
      <w:r w:rsidRPr="00954351">
        <w:t>Article vol. 63, no. 3, pp. 636-646, Mar 2016.</w:t>
      </w:r>
    </w:p>
    <w:p w14:paraId="61AD0AEB" w14:textId="77777777" w:rsidR="00954351" w:rsidRPr="00954351" w:rsidRDefault="00954351" w:rsidP="00954351">
      <w:pPr>
        <w:pStyle w:val="EndNoteBibliography"/>
        <w:ind w:left="720" w:hanging="720"/>
      </w:pPr>
      <w:r w:rsidRPr="00954351">
        <w:t>[9]</w:t>
      </w:r>
      <w:r w:rsidRPr="00954351">
        <w:tab/>
        <w:t xml:space="preserve">H. Lee, J. Park, H. Kim, and K.-J. Lee, "New Rule-Based Algorithm for Real-Time Detecting Sleep Apnea and Hypopnea Events Using a Nasal Pressure Signal," </w:t>
      </w:r>
      <w:r w:rsidRPr="00954351">
        <w:rPr>
          <w:i/>
        </w:rPr>
        <w:t xml:space="preserve">Journal of Medical Systems, </w:t>
      </w:r>
      <w:r w:rsidRPr="00954351">
        <w:t>vol. 40, no. 12, Dec 2016, Art. no. 282.</w:t>
      </w:r>
    </w:p>
    <w:p w14:paraId="6A329114" w14:textId="77777777" w:rsidR="00954351" w:rsidRPr="00954351" w:rsidRDefault="00954351" w:rsidP="00954351">
      <w:pPr>
        <w:pStyle w:val="EndNoteBibliography"/>
        <w:ind w:left="720" w:hanging="720"/>
      </w:pPr>
      <w:r w:rsidRPr="00954351">
        <w:t>[10]</w:t>
      </w:r>
      <w:r w:rsidRPr="00954351">
        <w:tab/>
        <w:t xml:space="preserve">H. Nakano, T. Tanigawao, T. Furukawa, and S. Nishima, "Automatic detection of sleep-disordered breathing from a single-channel airflow record," </w:t>
      </w:r>
      <w:r w:rsidRPr="00954351">
        <w:rPr>
          <w:i/>
        </w:rPr>
        <w:t xml:space="preserve">European Respiratory Journal, </w:t>
      </w:r>
      <w:r w:rsidRPr="00954351">
        <w:t>vol. 29, no. 4, pp. 728-736, Apr 2007.</w:t>
      </w:r>
    </w:p>
    <w:p w14:paraId="14E14E05" w14:textId="77777777" w:rsidR="00954351" w:rsidRPr="00954351" w:rsidRDefault="00954351" w:rsidP="00954351">
      <w:pPr>
        <w:pStyle w:val="EndNoteBibliography"/>
        <w:ind w:left="720" w:hanging="720"/>
      </w:pPr>
      <w:r w:rsidRPr="00954351">
        <w:t>[11]</w:t>
      </w:r>
      <w:r w:rsidRPr="00954351">
        <w:tab/>
        <w:t>D. W. Jung</w:t>
      </w:r>
      <w:r w:rsidRPr="00954351">
        <w:rPr>
          <w:i/>
        </w:rPr>
        <w:t xml:space="preserve"> et al.</w:t>
      </w:r>
      <w:r w:rsidRPr="00954351">
        <w:t xml:space="preserve">, "Real-Time Automatic Apneic Event Detection Using Nocturnal Pulse Oximetry," (in English), </w:t>
      </w:r>
      <w:r w:rsidRPr="00954351">
        <w:rPr>
          <w:i/>
        </w:rPr>
        <w:t xml:space="preserve">Ieee Transactions on Biomedical Engineering, </w:t>
      </w:r>
      <w:r w:rsidRPr="00954351">
        <w:t>Article vol. 65, no. 3, pp. 706-712, Mar 2018.</w:t>
      </w:r>
    </w:p>
    <w:p w14:paraId="61E2B567" w14:textId="77777777" w:rsidR="00954351" w:rsidRPr="00954351" w:rsidRDefault="00954351" w:rsidP="00954351">
      <w:pPr>
        <w:pStyle w:val="EndNoteBibliography"/>
        <w:ind w:left="720" w:hanging="720"/>
      </w:pPr>
      <w:r w:rsidRPr="00954351">
        <w:t>[12]</w:t>
      </w:r>
      <w:r w:rsidRPr="00954351">
        <w:tab/>
        <w:t xml:space="preserve">J. Sola-Soler, J. Antonio Fiz, J. Morera, and R. Jane, "Multiclass classification of subjects with sleep apnoea-hypopnoea syndrome through snoring analysis," </w:t>
      </w:r>
      <w:r w:rsidRPr="00954351">
        <w:rPr>
          <w:i/>
        </w:rPr>
        <w:t xml:space="preserve">Medical Engineering &amp; Physics, </w:t>
      </w:r>
      <w:r w:rsidRPr="00954351">
        <w:t>vol. 34, no. 9, pp. 1213-1220, Nov 2012.</w:t>
      </w:r>
    </w:p>
    <w:p w14:paraId="716EE29F" w14:textId="77777777" w:rsidR="00954351" w:rsidRPr="00954351" w:rsidRDefault="00954351" w:rsidP="00954351">
      <w:pPr>
        <w:pStyle w:val="EndNoteBibliography"/>
        <w:ind w:left="720" w:hanging="720"/>
      </w:pPr>
      <w:r w:rsidRPr="00954351">
        <w:t>[13]</w:t>
      </w:r>
      <w:r w:rsidRPr="00954351">
        <w:tab/>
        <w:t xml:space="preserve">W. Huang, B. Guo, Y. Shen, and X. Tang, "A novel method to precisely detect apnea and hypopnea events by airflow and oximetry signals," </w:t>
      </w:r>
      <w:r w:rsidRPr="00954351">
        <w:rPr>
          <w:i/>
        </w:rPr>
        <w:t xml:space="preserve">Computers in Biology and Medicine, </w:t>
      </w:r>
      <w:r w:rsidRPr="00954351">
        <w:t>vol. 88, pp. 32-40, Sep 1 2017.</w:t>
      </w:r>
    </w:p>
    <w:p w14:paraId="5C8F09BD" w14:textId="77777777" w:rsidR="00954351" w:rsidRPr="00954351" w:rsidRDefault="00954351" w:rsidP="00954351">
      <w:pPr>
        <w:pStyle w:val="EndNoteBibliography"/>
        <w:ind w:left="720" w:hanging="720"/>
      </w:pPr>
      <w:r w:rsidRPr="00954351">
        <w:t>[14]</w:t>
      </w:r>
      <w:r w:rsidRPr="00954351">
        <w:tab/>
        <w:t xml:space="preserve">B. Xie and H. Minn, "Real-Time Sleep Apnea Detection by Classifier Combination," </w:t>
      </w:r>
      <w:r w:rsidRPr="00954351">
        <w:rPr>
          <w:i/>
        </w:rPr>
        <w:t xml:space="preserve">IEEE Transactions on Information Technology in Biomedicine, </w:t>
      </w:r>
      <w:r w:rsidRPr="00954351">
        <w:t>vol. 16, no. 3, pp. 469-477, 2012.</w:t>
      </w:r>
    </w:p>
    <w:p w14:paraId="60720097" w14:textId="77777777" w:rsidR="00954351" w:rsidRPr="00954351" w:rsidRDefault="00954351" w:rsidP="00954351">
      <w:pPr>
        <w:pStyle w:val="EndNoteBibliography"/>
        <w:ind w:left="720" w:hanging="720"/>
      </w:pPr>
      <w:r w:rsidRPr="00954351">
        <w:t>[15]</w:t>
      </w:r>
      <w:r w:rsidRPr="00954351">
        <w:tab/>
        <w:t xml:space="preserve">N. Hoa Dinh, B. A. Wilkins, Q. Cheng, and B. A. Benjamin, "An Online Sleep Apnea Detection Method Based on Recurrence Quantification Analysis," </w:t>
      </w:r>
      <w:r w:rsidRPr="00954351">
        <w:rPr>
          <w:i/>
        </w:rPr>
        <w:t xml:space="preserve">Ieee Journal of Biomedical and Health Informatics, </w:t>
      </w:r>
      <w:r w:rsidRPr="00954351">
        <w:t>vol. 18, no. 4, pp. 1285-1293, Jul 2014.</w:t>
      </w:r>
    </w:p>
    <w:p w14:paraId="548B8591" w14:textId="77777777" w:rsidR="00954351" w:rsidRPr="00954351" w:rsidRDefault="00954351" w:rsidP="00954351">
      <w:pPr>
        <w:pStyle w:val="EndNoteBibliography"/>
        <w:ind w:left="720" w:hanging="720"/>
      </w:pPr>
      <w:r w:rsidRPr="00954351">
        <w:t>[16]</w:t>
      </w:r>
      <w:r w:rsidRPr="00954351">
        <w:tab/>
        <w:t xml:space="preserve">D. W. Jung, S. H. Hwang, Y. J. Lee, D.-U. Jeong, and K. S. Park, "Apnea-Hypopnea Index Prediction Using Electrocardiogram Acquired During the Sleep-Onset Period," </w:t>
      </w:r>
      <w:r w:rsidRPr="00954351">
        <w:rPr>
          <w:i/>
        </w:rPr>
        <w:t xml:space="preserve">Ieee Transactions on Biomedical Engineering, </w:t>
      </w:r>
      <w:r w:rsidRPr="00954351">
        <w:t>vol. 64, no. 2, pp. 295-301, Feb 2017.</w:t>
      </w:r>
    </w:p>
    <w:p w14:paraId="0CD7DD15" w14:textId="77777777" w:rsidR="00954351" w:rsidRPr="00954351" w:rsidRDefault="00954351" w:rsidP="00954351">
      <w:pPr>
        <w:pStyle w:val="EndNoteBibliography"/>
        <w:ind w:left="720" w:hanging="720"/>
      </w:pPr>
      <w:r w:rsidRPr="00954351">
        <w:t>[17]</w:t>
      </w:r>
      <w:r w:rsidRPr="00954351">
        <w:tab/>
        <w:t>R. Berry</w:t>
      </w:r>
      <w:r w:rsidRPr="00954351">
        <w:rPr>
          <w:i/>
        </w:rPr>
        <w:t xml:space="preserve"> et al.</w:t>
      </w:r>
      <w:r w:rsidRPr="00954351">
        <w:t xml:space="preserve">, "Rules for scoring respiratory events in sleep: update of the 2007 AASM Manual for the Scoring of Sleep and Associated Events. Deliberations of the Sleep Apnea Definitions Task Force of the American Academy of Sleep Medicine," (in eng), </w:t>
      </w:r>
      <w:r w:rsidRPr="00954351">
        <w:rPr>
          <w:i/>
        </w:rPr>
        <w:t xml:space="preserve">J Clin Sleep Med, </w:t>
      </w:r>
      <w:r w:rsidRPr="00954351">
        <w:t>vol. 8, no. 5, pp. 597-619, 2012.</w:t>
      </w:r>
    </w:p>
    <w:p w14:paraId="2F716BD6" w14:textId="77777777" w:rsidR="00954351" w:rsidRPr="00954351" w:rsidRDefault="00954351" w:rsidP="00954351">
      <w:pPr>
        <w:pStyle w:val="EndNoteBibliography"/>
        <w:ind w:left="720" w:hanging="720"/>
      </w:pPr>
      <w:r w:rsidRPr="00954351">
        <w:t>[18]</w:t>
      </w:r>
      <w:r w:rsidRPr="00954351">
        <w:tab/>
        <w:t xml:space="preserve">A. Qureshi, R. D. Ballard, and H. S. Nelson, "Obstructive sleep apnea," </w:t>
      </w:r>
      <w:r w:rsidRPr="00954351">
        <w:rPr>
          <w:i/>
        </w:rPr>
        <w:t xml:space="preserve">Journal of Allergy and Clinical Immunology, </w:t>
      </w:r>
      <w:r w:rsidRPr="00954351">
        <w:t>vol. 112, no. 4, pp. 643-651, 2003/10/01/ 2003.</w:t>
      </w:r>
    </w:p>
    <w:p w14:paraId="418913A2" w14:textId="77777777" w:rsidR="00954351" w:rsidRPr="00954351" w:rsidRDefault="00954351" w:rsidP="00954351">
      <w:pPr>
        <w:pStyle w:val="EndNoteBibliography"/>
        <w:ind w:left="720" w:hanging="720"/>
      </w:pPr>
      <w:r w:rsidRPr="00954351">
        <w:t>[19]</w:t>
      </w:r>
      <w:r w:rsidRPr="00954351">
        <w:tab/>
        <w:t xml:space="preserve">f. American academy of sleep medicine task, "Sleep-related breathing disorders in adults : recommendations for syndrome definition and measurement techniques in clinical research," </w:t>
      </w:r>
      <w:r w:rsidRPr="00954351">
        <w:rPr>
          <w:i/>
        </w:rPr>
        <w:t xml:space="preserve">Sleep, </w:t>
      </w:r>
      <w:r w:rsidRPr="00954351">
        <w:t>vol. 22, pp. 667-689, 1999 1999.</w:t>
      </w:r>
    </w:p>
    <w:p w14:paraId="7077C759" w14:textId="21CF8677" w:rsidR="00B310EE" w:rsidRPr="003E5245" w:rsidRDefault="00DF2EE1">
      <w:r>
        <w:fldChar w:fldCharType="end"/>
      </w:r>
    </w:p>
    <w:sectPr w:rsidR="00B310EE" w:rsidRPr="003E5245">
      <w:headerReference w:type="default" r:id="rId50"/>
      <w:footerReference w:type="default" r:id="rId5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2" w:author="sunset" w:date="2018-12-23T12:52:00Z" w:initials="s">
    <w:p w14:paraId="49278120" w14:textId="77777777" w:rsidR="0056570E" w:rsidRDefault="0056570E">
      <w:pPr>
        <w:pStyle w:val="aa"/>
      </w:pPr>
      <w:r>
        <w:rPr>
          <w:rStyle w:val="a9"/>
        </w:rPr>
        <w:annotationRef/>
      </w:r>
      <w:r>
        <w:rPr>
          <w:rFonts w:hint="eastAsia"/>
        </w:rPr>
        <w:t>虚警有点过高，比较刺眼，对于虚警有没有进一步分析说明？</w:t>
      </w:r>
    </w:p>
  </w:comment>
  <w:comment w:id="63" w:author="sunset" w:date="2018-12-23T12:53:00Z" w:initials="s">
    <w:p w14:paraId="66BFF27D" w14:textId="77777777" w:rsidR="0056570E" w:rsidRDefault="0056570E">
      <w:pPr>
        <w:pStyle w:val="aa"/>
      </w:pPr>
      <w:r>
        <w:rPr>
          <w:rStyle w:val="a9"/>
        </w:rPr>
        <w:annotationRef/>
      </w:r>
      <w:r>
        <w:t>7？</w:t>
      </w:r>
    </w:p>
  </w:comment>
  <w:comment w:id="69" w:author="sunset" w:date="2018-12-23T12:55:00Z" w:initials="s">
    <w:p w14:paraId="197C245A" w14:textId="77777777" w:rsidR="0056570E" w:rsidRDefault="0056570E">
      <w:pPr>
        <w:pStyle w:val="aa"/>
      </w:pPr>
      <w:r>
        <w:rPr>
          <w:rStyle w:val="a9"/>
        </w:rPr>
        <w:annotationRef/>
      </w:r>
      <w:r>
        <w:t>23</w:t>
      </w:r>
      <w:r>
        <w:rPr>
          <w:rFonts w:hint="eastAsia"/>
        </w:rPr>
        <w:t>秒怎么来的有依据吗？个体差异影响严重吗？</w:t>
      </w:r>
    </w:p>
  </w:comment>
  <w:comment w:id="70" w:author="sunset" w:date="2018-12-23T12:56:00Z" w:initials="s">
    <w:p w14:paraId="5C6F95E5" w14:textId="77777777" w:rsidR="0056570E" w:rsidRDefault="0056570E">
      <w:pPr>
        <w:pStyle w:val="aa"/>
      </w:pPr>
      <w:r>
        <w:rPr>
          <w:rStyle w:val="a9"/>
        </w:rPr>
        <w:annotationRef/>
      </w:r>
      <w:r>
        <w:t>23</w:t>
      </w:r>
      <w:r>
        <w:rPr>
          <w:rFonts w:hint="eastAsia"/>
        </w:rPr>
        <w:t>秒的依据？个体差异如何影响？</w:t>
      </w:r>
    </w:p>
  </w:comment>
  <w:comment w:id="74" w:author="sunset" w:date="2018-12-23T12:58:00Z" w:initials="s">
    <w:p w14:paraId="1E4EBCA1" w14:textId="77777777" w:rsidR="0056570E" w:rsidRDefault="0056570E">
      <w:pPr>
        <w:pStyle w:val="aa"/>
      </w:pPr>
      <w:r>
        <w:rPr>
          <w:rStyle w:val="a9"/>
        </w:rPr>
        <w:annotationRef/>
      </w:r>
      <w:r>
        <w:rPr>
          <w:rFonts w:hint="eastAsia"/>
        </w:rPr>
        <w:t>这种口吻会把评审专家的关注点转移到研究更好的滤波器。。。</w:t>
      </w:r>
    </w:p>
  </w:comment>
  <w:comment w:id="78" w:author="sunset" w:date="2018-12-23T13:01:00Z" w:initials="s">
    <w:p w14:paraId="6E8979CF" w14:textId="77777777" w:rsidR="0056570E" w:rsidRDefault="0056570E">
      <w:pPr>
        <w:pStyle w:val="aa"/>
      </w:pPr>
      <w:r>
        <w:rPr>
          <w:rStyle w:val="a9"/>
        </w:rPr>
        <w:annotationRef/>
      </w:r>
      <w:r>
        <w:rPr>
          <w:rFonts w:hint="eastAsia"/>
        </w:rPr>
        <w:t>这部分措辞可能要进一步斟酌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278120" w15:done="0"/>
  <w15:commentEx w15:paraId="66BFF27D" w15:done="0"/>
  <w15:commentEx w15:paraId="197C245A" w15:done="0"/>
  <w15:commentEx w15:paraId="5C6F95E5" w15:done="0"/>
  <w15:commentEx w15:paraId="1E4EBCA1" w15:done="0"/>
  <w15:commentEx w15:paraId="6E8979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3E13C" w14:textId="77777777" w:rsidR="00FD7CE4" w:rsidRDefault="00FD7CE4" w:rsidP="00991E30">
      <w:r>
        <w:separator/>
      </w:r>
    </w:p>
  </w:endnote>
  <w:endnote w:type="continuationSeparator" w:id="0">
    <w:p w14:paraId="08C56865" w14:textId="77777777" w:rsidR="00FD7CE4" w:rsidRDefault="00FD7CE4" w:rsidP="00991E30">
      <w:r>
        <w:continuationSeparator/>
      </w:r>
    </w:p>
  </w:endnote>
  <w:endnote w:type="continuationNotice" w:id="1">
    <w:p w14:paraId="4F899FFB" w14:textId="77777777" w:rsidR="00FD7CE4" w:rsidRDefault="00FD7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4025" w14:textId="77777777" w:rsidR="003C216D" w:rsidRDefault="003C216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518DA" w14:textId="77777777" w:rsidR="00FD7CE4" w:rsidRDefault="00FD7CE4" w:rsidP="00991E30">
      <w:r>
        <w:separator/>
      </w:r>
    </w:p>
  </w:footnote>
  <w:footnote w:type="continuationSeparator" w:id="0">
    <w:p w14:paraId="0CF71C27" w14:textId="77777777" w:rsidR="00FD7CE4" w:rsidRDefault="00FD7CE4" w:rsidP="00991E30">
      <w:r>
        <w:continuationSeparator/>
      </w:r>
    </w:p>
  </w:footnote>
  <w:footnote w:type="continuationNotice" w:id="1">
    <w:p w14:paraId="31DC1622" w14:textId="77777777" w:rsidR="00FD7CE4" w:rsidRDefault="00FD7CE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E9800" w14:textId="77777777" w:rsidR="003C216D" w:rsidRDefault="003C216D">
    <w:pPr>
      <w:pStyle w:val="a5"/>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270CF7"/>
    <w:rsid w:val="00027AE6"/>
    <w:rsid w:val="00047511"/>
    <w:rsid w:val="000723DF"/>
    <w:rsid w:val="00095EF8"/>
    <w:rsid w:val="000B78D5"/>
    <w:rsid w:val="000F6E05"/>
    <w:rsid w:val="00134B46"/>
    <w:rsid w:val="00163DDE"/>
    <w:rsid w:val="0019591B"/>
    <w:rsid w:val="001A752A"/>
    <w:rsid w:val="001C0F00"/>
    <w:rsid w:val="001E7985"/>
    <w:rsid w:val="00270CF7"/>
    <w:rsid w:val="00356A24"/>
    <w:rsid w:val="003A67C1"/>
    <w:rsid w:val="003C216D"/>
    <w:rsid w:val="003E5245"/>
    <w:rsid w:val="00440869"/>
    <w:rsid w:val="00484775"/>
    <w:rsid w:val="004E4D68"/>
    <w:rsid w:val="00505121"/>
    <w:rsid w:val="0053735E"/>
    <w:rsid w:val="005373F9"/>
    <w:rsid w:val="0056457A"/>
    <w:rsid w:val="0056570E"/>
    <w:rsid w:val="00587828"/>
    <w:rsid w:val="005B3CDD"/>
    <w:rsid w:val="005C4288"/>
    <w:rsid w:val="005D64FE"/>
    <w:rsid w:val="005D74F8"/>
    <w:rsid w:val="006403B5"/>
    <w:rsid w:val="006771B1"/>
    <w:rsid w:val="0069603C"/>
    <w:rsid w:val="006C3D99"/>
    <w:rsid w:val="006F2327"/>
    <w:rsid w:val="00712B17"/>
    <w:rsid w:val="00750CD9"/>
    <w:rsid w:val="007670B3"/>
    <w:rsid w:val="00787BE1"/>
    <w:rsid w:val="00795151"/>
    <w:rsid w:val="00821120"/>
    <w:rsid w:val="00822314"/>
    <w:rsid w:val="00823EC0"/>
    <w:rsid w:val="00832FD5"/>
    <w:rsid w:val="00835B5A"/>
    <w:rsid w:val="00845ED6"/>
    <w:rsid w:val="00876A76"/>
    <w:rsid w:val="00877951"/>
    <w:rsid w:val="00880A2E"/>
    <w:rsid w:val="008D35A1"/>
    <w:rsid w:val="008D3739"/>
    <w:rsid w:val="00922D9E"/>
    <w:rsid w:val="00931312"/>
    <w:rsid w:val="00944CD9"/>
    <w:rsid w:val="00954351"/>
    <w:rsid w:val="00965715"/>
    <w:rsid w:val="00970EB3"/>
    <w:rsid w:val="00991E30"/>
    <w:rsid w:val="00992469"/>
    <w:rsid w:val="009C5004"/>
    <w:rsid w:val="009D19DA"/>
    <w:rsid w:val="00A1413E"/>
    <w:rsid w:val="00A17D69"/>
    <w:rsid w:val="00A474F0"/>
    <w:rsid w:val="00A63BB3"/>
    <w:rsid w:val="00A86AE5"/>
    <w:rsid w:val="00AA2468"/>
    <w:rsid w:val="00AD656D"/>
    <w:rsid w:val="00AF427E"/>
    <w:rsid w:val="00B310EE"/>
    <w:rsid w:val="00B36836"/>
    <w:rsid w:val="00B50FA0"/>
    <w:rsid w:val="00B60AC4"/>
    <w:rsid w:val="00B632FB"/>
    <w:rsid w:val="00B7073B"/>
    <w:rsid w:val="00B70D88"/>
    <w:rsid w:val="00B70E54"/>
    <w:rsid w:val="00B900C2"/>
    <w:rsid w:val="00B97BFB"/>
    <w:rsid w:val="00BB37A6"/>
    <w:rsid w:val="00BB6C17"/>
    <w:rsid w:val="00BC080F"/>
    <w:rsid w:val="00BD2170"/>
    <w:rsid w:val="00C74647"/>
    <w:rsid w:val="00C76FBD"/>
    <w:rsid w:val="00CB3BD6"/>
    <w:rsid w:val="00CE7390"/>
    <w:rsid w:val="00CF5164"/>
    <w:rsid w:val="00D532B5"/>
    <w:rsid w:val="00DA27E9"/>
    <w:rsid w:val="00DB29A1"/>
    <w:rsid w:val="00DB5F67"/>
    <w:rsid w:val="00DD1165"/>
    <w:rsid w:val="00DD1662"/>
    <w:rsid w:val="00DD2F67"/>
    <w:rsid w:val="00DE6193"/>
    <w:rsid w:val="00DF2EE1"/>
    <w:rsid w:val="00DF7723"/>
    <w:rsid w:val="00E201ED"/>
    <w:rsid w:val="00E26004"/>
    <w:rsid w:val="00E37674"/>
    <w:rsid w:val="00E42F27"/>
    <w:rsid w:val="00E705F7"/>
    <w:rsid w:val="00E74D26"/>
    <w:rsid w:val="00EA5A3F"/>
    <w:rsid w:val="00EB2A2E"/>
    <w:rsid w:val="00EE0A1D"/>
    <w:rsid w:val="00F2510F"/>
    <w:rsid w:val="00F81C9D"/>
    <w:rsid w:val="00FD3960"/>
    <w:rsid w:val="00FD7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71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Char"/>
    <w:uiPriority w:val="35"/>
    <w:unhideWhenUsed/>
    <w:qFormat/>
    <w:rsid w:val="003E5245"/>
    <w:rPr>
      <w:rFonts w:asciiTheme="majorHAnsi" w:eastAsia="黑体" w:hAnsiTheme="majorHAnsi" w:cstheme="majorBidi"/>
      <w:sz w:val="20"/>
      <w:szCs w:val="20"/>
    </w:rPr>
  </w:style>
  <w:style w:type="table" w:styleId="a4">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5">
    <w:name w:val="header"/>
    <w:basedOn w:val="a"/>
    <w:link w:val="Char0"/>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991E30"/>
    <w:rPr>
      <w:sz w:val="18"/>
      <w:szCs w:val="18"/>
    </w:rPr>
  </w:style>
  <w:style w:type="paragraph" w:styleId="a6">
    <w:name w:val="footer"/>
    <w:basedOn w:val="a"/>
    <w:link w:val="Char1"/>
    <w:uiPriority w:val="99"/>
    <w:unhideWhenUsed/>
    <w:rsid w:val="00991E30"/>
    <w:pPr>
      <w:tabs>
        <w:tab w:val="center" w:pos="4153"/>
        <w:tab w:val="right" w:pos="8306"/>
      </w:tabs>
      <w:snapToGrid w:val="0"/>
      <w:jc w:val="left"/>
    </w:pPr>
    <w:rPr>
      <w:sz w:val="18"/>
      <w:szCs w:val="18"/>
    </w:rPr>
  </w:style>
  <w:style w:type="character" w:customStyle="1" w:styleId="Char1">
    <w:name w:val="页脚 Char"/>
    <w:basedOn w:val="a0"/>
    <w:link w:val="a6"/>
    <w:uiPriority w:val="99"/>
    <w:rsid w:val="00991E30"/>
    <w:rPr>
      <w:sz w:val="18"/>
      <w:szCs w:val="18"/>
    </w:rPr>
  </w:style>
  <w:style w:type="paragraph" w:customStyle="1" w:styleId="a7">
    <w:name w:val="公式"/>
    <w:basedOn w:val="a3"/>
    <w:link w:val="a8"/>
    <w:rsid w:val="00B97BFB"/>
    <w:pPr>
      <w:keepNext/>
      <w:tabs>
        <w:tab w:val="center" w:pos="4156"/>
        <w:tab w:val="right" w:pos="10109"/>
      </w:tabs>
    </w:pPr>
  </w:style>
  <w:style w:type="paragraph" w:customStyle="1" w:styleId="1">
    <w:name w:val="公式1"/>
    <w:basedOn w:val="a7"/>
    <w:link w:val="10"/>
    <w:qFormat/>
    <w:rsid w:val="00DF7723"/>
    <w:rPr>
      <w:rFonts w:asciiTheme="minorHAnsi" w:eastAsiaTheme="minorEastAsia" w:hAnsiTheme="minorHAnsi" w:cstheme="minorBidi"/>
    </w:rPr>
  </w:style>
  <w:style w:type="character" w:customStyle="1" w:styleId="Char">
    <w:name w:val="题注 Char"/>
    <w:basedOn w:val="a0"/>
    <w:link w:val="a3"/>
    <w:uiPriority w:val="35"/>
    <w:rsid w:val="00B97BFB"/>
    <w:rPr>
      <w:rFonts w:asciiTheme="majorHAnsi" w:eastAsia="黑体" w:hAnsiTheme="majorHAnsi" w:cstheme="majorBidi"/>
      <w:sz w:val="20"/>
      <w:szCs w:val="20"/>
    </w:rPr>
  </w:style>
  <w:style w:type="character" w:customStyle="1" w:styleId="a8">
    <w:name w:val="公式 字符"/>
    <w:basedOn w:val="Char"/>
    <w:link w:val="a7"/>
    <w:rsid w:val="00B97BFB"/>
    <w:rPr>
      <w:rFonts w:asciiTheme="majorHAnsi" w:eastAsia="黑体" w:hAnsiTheme="majorHAnsi" w:cstheme="majorBidi"/>
      <w:sz w:val="20"/>
      <w:szCs w:val="20"/>
    </w:rPr>
  </w:style>
  <w:style w:type="character" w:customStyle="1" w:styleId="10">
    <w:name w:val="公式1 字符"/>
    <w:basedOn w:val="a8"/>
    <w:link w:val="1"/>
    <w:rsid w:val="00DF7723"/>
    <w:rPr>
      <w:rFonts w:asciiTheme="majorHAnsi" w:eastAsia="黑体" w:hAnsiTheme="majorHAnsi" w:cstheme="majorBidi"/>
      <w:sz w:val="20"/>
      <w:szCs w:val="20"/>
    </w:rPr>
  </w:style>
  <w:style w:type="character" w:styleId="a9">
    <w:name w:val="annotation reference"/>
    <w:basedOn w:val="a0"/>
    <w:uiPriority w:val="99"/>
    <w:semiHidden/>
    <w:unhideWhenUsed/>
    <w:rsid w:val="003C216D"/>
    <w:rPr>
      <w:sz w:val="21"/>
      <w:szCs w:val="21"/>
    </w:rPr>
  </w:style>
  <w:style w:type="paragraph" w:styleId="aa">
    <w:name w:val="annotation text"/>
    <w:basedOn w:val="a"/>
    <w:link w:val="Char2"/>
    <w:uiPriority w:val="99"/>
    <w:semiHidden/>
    <w:unhideWhenUsed/>
    <w:rsid w:val="003C216D"/>
    <w:pPr>
      <w:jc w:val="left"/>
    </w:pPr>
  </w:style>
  <w:style w:type="character" w:customStyle="1" w:styleId="Char2">
    <w:name w:val="批注文字 Char"/>
    <w:basedOn w:val="a0"/>
    <w:link w:val="aa"/>
    <w:uiPriority w:val="99"/>
    <w:semiHidden/>
    <w:rsid w:val="003C216D"/>
  </w:style>
  <w:style w:type="paragraph" w:styleId="ab">
    <w:name w:val="annotation subject"/>
    <w:basedOn w:val="aa"/>
    <w:next w:val="aa"/>
    <w:link w:val="Char3"/>
    <w:uiPriority w:val="99"/>
    <w:semiHidden/>
    <w:unhideWhenUsed/>
    <w:rsid w:val="003C216D"/>
    <w:rPr>
      <w:b/>
      <w:bCs/>
    </w:rPr>
  </w:style>
  <w:style w:type="character" w:customStyle="1" w:styleId="Char3">
    <w:name w:val="批注主题 Char"/>
    <w:basedOn w:val="Char2"/>
    <w:link w:val="ab"/>
    <w:uiPriority w:val="99"/>
    <w:semiHidden/>
    <w:rsid w:val="003C216D"/>
    <w:rPr>
      <w:b/>
      <w:bCs/>
    </w:rPr>
  </w:style>
  <w:style w:type="paragraph" w:styleId="ac">
    <w:name w:val="Balloon Text"/>
    <w:basedOn w:val="a"/>
    <w:link w:val="Char4"/>
    <w:uiPriority w:val="99"/>
    <w:semiHidden/>
    <w:unhideWhenUsed/>
    <w:rsid w:val="003C216D"/>
    <w:rPr>
      <w:sz w:val="18"/>
      <w:szCs w:val="18"/>
    </w:rPr>
  </w:style>
  <w:style w:type="character" w:customStyle="1" w:styleId="Char4">
    <w:name w:val="批注框文本 Char"/>
    <w:basedOn w:val="a0"/>
    <w:link w:val="ac"/>
    <w:uiPriority w:val="99"/>
    <w:semiHidden/>
    <w:rsid w:val="003C216D"/>
    <w:rPr>
      <w:sz w:val="18"/>
      <w:szCs w:val="18"/>
    </w:rPr>
  </w:style>
  <w:style w:type="paragraph" w:styleId="ad">
    <w:name w:val="Revision"/>
    <w:hidden/>
    <w:uiPriority w:val="99"/>
    <w:semiHidden/>
    <w:rsid w:val="003C2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comments" Target="comments.xml"/><Relationship Id="rId39" Type="http://schemas.openxmlformats.org/officeDocument/2006/relationships/image" Target="media/image29.emf"/><Relationship Id="rId3" Type="http://schemas.openxmlformats.org/officeDocument/2006/relationships/settings" Target="settings.xml"/><Relationship Id="rId21" Type="http://schemas.openxmlformats.org/officeDocument/2006/relationships/image" Target="media/image15.tif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header" Target="header1.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tiff"/><Relationship Id="rId25" Type="http://schemas.openxmlformats.org/officeDocument/2006/relationships/image" Target="media/image19.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19.tif"/><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18.tif"/><Relationship Id="rId36" Type="http://schemas.openxmlformats.org/officeDocument/2006/relationships/image" Target="media/image26.emf"/><Relationship Id="rId49" Type="http://schemas.openxmlformats.org/officeDocument/2006/relationships/image" Target="media/image39.emf"/><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emf"/><Relationship Id="rId27" Type="http://schemas.microsoft.com/office/2011/relationships/commentsExtended" Target="commentsExtended.xml"/><Relationship Id="rId30" Type="http://schemas.openxmlformats.org/officeDocument/2006/relationships/image" Target="media/image20.ti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72BA0-C1FB-4FD5-B167-3BF18C0C8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Pages>
  <Words>4329</Words>
  <Characters>24677</Characters>
  <Application>Microsoft Office Word</Application>
  <DocSecurity>0</DocSecurity>
  <Lines>205</Lines>
  <Paragraphs>57</Paragraphs>
  <ScaleCrop>false</ScaleCrop>
  <Company/>
  <LinksUpToDate>false</LinksUpToDate>
  <CharactersWithSpaces>28949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sunset</cp:lastModifiedBy>
  <cp:revision>1</cp:revision>
  <dcterms:created xsi:type="dcterms:W3CDTF">2018-12-18T10:52:00Z</dcterms:created>
  <dcterms:modified xsi:type="dcterms:W3CDTF">2018-12-24T01:37:00Z</dcterms:modified>
</cp:coreProperties>
</file>