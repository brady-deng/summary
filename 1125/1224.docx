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A7A1F" w14:textId="77777777" w:rsidR="003E5245" w:rsidRDefault="003E5245" w:rsidP="003E5245">
      <w:pPr>
        <w:rPr>
          <w:b/>
        </w:rPr>
      </w:pPr>
      <w:r>
        <w:rPr>
          <w:b/>
        </w:rPr>
        <w:t xml:space="preserve">1 </w:t>
      </w:r>
      <w:r>
        <w:rPr>
          <w:rFonts w:hint="eastAsia"/>
          <w:b/>
        </w:rPr>
        <w:t>引言</w:t>
      </w:r>
    </w:p>
    <w:p w14:paraId="119BF811" w14:textId="0CB4EA20" w:rsidR="003E5245" w:rsidRDefault="003E5245" w:rsidP="003E5245">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syndrome，SAHS）是一种常见的睡眠呼吸障碍，患者在睡眠时常常伴有完全的（apnea）或者部分的（hypopnea）呼吸停滞</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 </w:instrText>
      </w:r>
      <w:r w:rsidR="00DF2EE1">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EN.CITE.DATA </w:instrText>
      </w:r>
      <w:r w:rsidR="00DF2EE1">
        <w:fldChar w:fldCharType="end"/>
      </w:r>
      <w:r>
        <w:fldChar w:fldCharType="separate"/>
      </w:r>
      <w:r w:rsidR="00DF2EE1" w:rsidRPr="00DF2EE1">
        <w:rPr>
          <w:noProof/>
          <w:vertAlign w:val="superscript"/>
        </w:rPr>
        <w:t>[1]</w:t>
      </w:r>
      <w:r>
        <w:fldChar w:fldCharType="end"/>
      </w:r>
      <w:r>
        <w:rPr>
          <w:rFonts w:hint="eastAsia"/>
        </w:rPr>
        <w:t>。患者在睡眠时因为呼吸不畅会造成血氧饱和度下降、反复觉醒等情况</w:t>
      </w:r>
      <w:r w:rsidR="00DF2EE1">
        <w:rPr>
          <w:rFonts w:hint="eastAsia"/>
        </w:rPr>
        <w:t>，这</w:t>
      </w:r>
      <w:r>
        <w:rPr>
          <w:rFonts w:hint="eastAsia"/>
        </w:rPr>
        <w:t>使得患者的睡眠质量下降并且可能引发心血管疾病、代谢异常、神经认知障碍等疾病</w:t>
      </w:r>
      <w:r>
        <w:fldChar w:fldCharType="begin"/>
      </w:r>
      <w:r w:rsidR="00DF2EE1">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F2EE1" w:rsidRPr="00DF2EE1">
        <w:rPr>
          <w:noProof/>
          <w:vertAlign w:val="superscript"/>
        </w:rPr>
        <w:t>[2]</w:t>
      </w:r>
      <w:r>
        <w:fldChar w:fldCharType="end"/>
      </w:r>
      <w:r>
        <w:rPr>
          <w:rFonts w:hint="eastAsia"/>
        </w:rPr>
        <w:t>。据估计有2%的中年女性与4%的中年男性患有睡眠呼吸暂停综合征</w:t>
      </w:r>
      <w:r>
        <w:fldChar w:fldCharType="begin"/>
      </w:r>
      <w:r w:rsidR="00DF2EE1">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F2EE1" w:rsidRPr="00DF2EE1">
        <w:rPr>
          <w:noProof/>
          <w:vertAlign w:val="superscript"/>
        </w:rPr>
        <w:t>[3]</w:t>
      </w:r>
      <w:r>
        <w:fldChar w:fldCharType="end"/>
      </w:r>
      <w:r>
        <w:rPr>
          <w:rFonts w:hint="eastAsia"/>
        </w:rPr>
        <w:t>。</w:t>
      </w:r>
    </w:p>
    <w:p w14:paraId="278860F2" w14:textId="4C793D8E" w:rsidR="003E5245" w:rsidRDefault="003E5245" w:rsidP="003E5245">
      <w:r>
        <w:rPr>
          <w:rFonts w:hint="eastAsia"/>
        </w:rPr>
        <w:t>诊断SAHS的金标准是在实验室中进行测量的睡眠多导图（Polysomnography，PSG）。睡眠呼吸专家根据测量得到的PSG标注出患者的AHI指数（每小时内发生的apnea</w:t>
      </w:r>
      <w:r w:rsidR="00DF2EE1">
        <w:rPr>
          <w:rFonts w:hint="eastAsia"/>
        </w:rPr>
        <w:t>事件</w:t>
      </w:r>
      <w:r w:rsidR="005D74F8">
        <w:rPr>
          <w:rFonts w:hint="eastAsia"/>
        </w:rPr>
        <w:t>与</w:t>
      </w:r>
      <w:r>
        <w:rPr>
          <w:rFonts w:hint="eastAsia"/>
        </w:rPr>
        <w:t>hypopnea事件次数）诊断出患者的SAHS严重程度。但是PSG一方面要求在实验室中进行，另外一方面需要睡眠呼吸专家根据离线数据花费大量的时间与精力才能做出诊断，所以近些年来许多学者希望能够从有限的生理信号通道入手以简化甚至替代PSG诊断的过程。最先被用来诊断SAHS的是ECG信号，McNames等人发现ECG信号中的心率、S波</w:t>
      </w:r>
      <w:r w:rsidR="00DF2EE1">
        <w:rPr>
          <w:rFonts w:hint="eastAsia"/>
        </w:rPr>
        <w:t>幅值</w:t>
      </w:r>
      <w:r>
        <w:rPr>
          <w:rFonts w:hint="eastAsia"/>
        </w:rPr>
        <w:t>等特征与SAHS相关</w:t>
      </w:r>
      <w:r>
        <w:fldChar w:fldCharType="begin"/>
      </w:r>
      <w:r w:rsidR="00DF2EE1">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F2EE1" w:rsidRPr="00DF2EE1">
        <w:rPr>
          <w:noProof/>
          <w:vertAlign w:val="superscript"/>
        </w:rPr>
        <w:t>[4]</w:t>
      </w:r>
      <w:r>
        <w:fldChar w:fldCharType="end"/>
      </w:r>
      <w:r>
        <w:rPr>
          <w:rFonts w:hint="eastAsia"/>
        </w:rPr>
        <w:t>。Oguzhan等人使用K近邻方法（K-Near-Neighbor，KNN）对从ECG信号中提取得到的心率变异性等特征进行分类从而实现对SAHS患者的预测</w:t>
      </w:r>
      <w:r>
        <w:fldChar w:fldCharType="begin"/>
      </w:r>
      <w:r w:rsidR="00DF2EE1">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F2EE1" w:rsidRPr="00DF2EE1">
        <w:rPr>
          <w:noProof/>
          <w:vertAlign w:val="superscript"/>
        </w:rPr>
        <w:t>[5]</w:t>
      </w:r>
      <w:r>
        <w:fldChar w:fldCharType="end"/>
      </w:r>
      <w:r>
        <w:rPr>
          <w:rFonts w:hint="eastAsia"/>
        </w:rPr>
        <w:t>。Bsoul等人通过将ECG信号切割成一分钟的片段使用支持向量机（Support</w:t>
      </w:r>
      <w:r>
        <w:t xml:space="preserve"> </w:t>
      </w:r>
      <w:r>
        <w:rPr>
          <w:rFonts w:hint="eastAsia"/>
        </w:rPr>
        <w:t>Vector</w:t>
      </w:r>
      <w:r>
        <w:t xml:space="preserve"> </w:t>
      </w:r>
      <w:r>
        <w:rPr>
          <w:rFonts w:hint="eastAsia"/>
        </w:rPr>
        <w:t>Machine，SVM）的方法实现对SAHS的实时诊断</w:t>
      </w:r>
      <w:r>
        <w:fldChar w:fldCharType="begin"/>
      </w:r>
      <w:r w:rsidR="00DF2EE1">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F2EE1" w:rsidRPr="00DF2EE1">
        <w:rPr>
          <w:noProof/>
          <w:vertAlign w:val="superscript"/>
        </w:rPr>
        <w:t>[6]</w:t>
      </w:r>
      <w:r>
        <w:fldChar w:fldCharType="end"/>
      </w:r>
      <w:r>
        <w:rPr>
          <w:rFonts w:hint="eastAsia"/>
        </w:rPr>
        <w:t>。但是因为ECG是一种复合生理信号，</w:t>
      </w:r>
      <w:r w:rsidR="00DF2EE1">
        <w:rPr>
          <w:rFonts w:hint="eastAsia"/>
        </w:rPr>
        <w:t>容易受到除SAHS以外的其它类型疾病的干扰，</w:t>
      </w:r>
      <w:r>
        <w:rPr>
          <w:rFonts w:hint="eastAsia"/>
        </w:rPr>
        <w:t>所以后来的研究中开始使用与SAHS更加直接相关的口鼻流量信号</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EN.CITE.DATA </w:instrText>
      </w:r>
      <w:r w:rsidR="00DF2EE1">
        <w:fldChar w:fldCharType="end"/>
      </w:r>
      <w:r>
        <w:fldChar w:fldCharType="separate"/>
      </w:r>
      <w:r w:rsidR="00DF2EE1" w:rsidRPr="00DF2EE1">
        <w:rPr>
          <w:noProof/>
          <w:vertAlign w:val="superscript"/>
        </w:rPr>
        <w:t>[7-10]</w:t>
      </w:r>
      <w:r>
        <w:fldChar w:fldCharType="end"/>
      </w:r>
      <w:r>
        <w:rPr>
          <w:rFonts w:hint="eastAsia"/>
        </w:rPr>
        <w:t>、血氧信号</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 </w:instrText>
      </w:r>
      <w:r w:rsidR="00DF2EE1">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[11]</w:t>
      </w:r>
      <w:r>
        <w:fldChar w:fldCharType="end"/>
      </w:r>
      <w:r>
        <w:rPr>
          <w:rFonts w:hint="eastAsia"/>
        </w:rPr>
        <w:t>、鼾声信号</w:t>
      </w:r>
      <w:r>
        <w:fldChar w:fldCharType="begin"/>
      </w:r>
      <w:r w:rsidR="00DF2EE1">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F2EE1" w:rsidRPr="00DF2EE1">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 </w:instrText>
      </w:r>
      <w:r w:rsidR="00DF2EE1">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EN.CITE.DATA </w:instrText>
      </w:r>
      <w:r w:rsidR="00DF2EE1">
        <w:fldChar w:fldCharType="end"/>
      </w:r>
      <w:r>
        <w:fldChar w:fldCharType="separate"/>
      </w:r>
      <w:r w:rsidR="00DF2EE1" w:rsidRPr="00DF2EE1">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[8]</w:t>
      </w:r>
      <w:r>
        <w:fldChar w:fldCharType="end"/>
      </w:r>
      <w:r>
        <w:rPr>
          <w:rFonts w:hint="eastAsia"/>
        </w:rPr>
        <w:t>。B.</w:t>
      </w:r>
      <w:r>
        <w:t>Xie</w:t>
      </w:r>
      <w:r>
        <w:rPr>
          <w:rFonts w:hint="eastAsia"/>
        </w:rPr>
        <w:t>等人使用分类器组合的方法基于ECG与血氧双通道信号实现了对SAHS的实时判断</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 </w:instrText>
      </w:r>
      <w:r w:rsidR="00DF2EE1">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EN.CITE.DATA </w:instrText>
      </w:r>
      <w:r w:rsidR="00DF2EE1">
        <w:fldChar w:fldCharType="end"/>
      </w:r>
      <w:r>
        <w:fldChar w:fldCharType="separate"/>
      </w:r>
      <w:r w:rsidR="00DF2EE1" w:rsidRPr="00DF2EE1">
        <w:rPr>
          <w:noProof/>
          <w:vertAlign w:val="superscript"/>
        </w:rPr>
        <w:t>[14]</w:t>
      </w:r>
      <w:r>
        <w:fldChar w:fldCharType="end"/>
      </w:r>
      <w:r w:rsidR="00B900C2">
        <w:rPr>
          <w:rFonts w:hint="eastAsia"/>
        </w:rPr>
        <w:t>。纵观上述研究</w:t>
      </w:r>
      <w:r>
        <w:rPr>
          <w:rFonts w:hint="eastAsia"/>
        </w:rPr>
        <w:t>大致可以分为两</w:t>
      </w:r>
      <w:r w:rsidR="00B900C2">
        <w:rPr>
          <w:rFonts w:hint="eastAsia"/>
        </w:rPr>
        <w:t>类</w:t>
      </w:r>
      <w:r>
        <w:rPr>
          <w:rFonts w:hint="eastAsia"/>
        </w:rPr>
        <w:t>，</w:t>
      </w:r>
      <w:r w:rsidRPr="006C441C">
        <w:rPr>
          <w:rFonts w:hint="eastAsia"/>
        </w:rPr>
        <w:t>一是基于</w:t>
      </w:r>
      <w:r w:rsidR="00DF2EE1">
        <w:rPr>
          <w:rFonts w:hint="eastAsia"/>
        </w:rPr>
        <w:t>SAHS</w:t>
      </w:r>
      <w:r w:rsidRPr="006C441C">
        <w:rPr>
          <w:rFonts w:hint="eastAsia"/>
        </w:rPr>
        <w:t>事件</w:t>
      </w:r>
      <w:r w:rsidR="005D74F8">
        <w:rPr>
          <w:rFonts w:hint="eastAsia"/>
        </w:rPr>
        <w:t>检测计算AHI</w:t>
      </w:r>
      <w:r w:rsidRPr="006C441C">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[6, 7, 9, 11, 13-15]</w:t>
      </w:r>
      <w:r w:rsidRPr="006C441C">
        <w:fldChar w:fldCharType="end"/>
      </w:r>
      <w:r w:rsidRPr="006C441C">
        <w:rPr>
          <w:rFonts w:hint="eastAsia"/>
        </w:rPr>
        <w:t>，一种是基于整体信号特征</w:t>
      </w:r>
      <w:r w:rsidR="005D74F8">
        <w:rPr>
          <w:rFonts w:hint="eastAsia"/>
        </w:rPr>
        <w:t>预测AHI</w:t>
      </w:r>
      <w:r w:rsidRPr="006C441C">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[4, 5, 8, 10, 12, 16]</w:t>
      </w:r>
      <w:r w:rsidRPr="006C441C">
        <w:fldChar w:fldCharType="end"/>
      </w:r>
      <w:r w:rsidRPr="006C441C">
        <w:rPr>
          <w:rFonts w:hint="eastAsia"/>
        </w:rPr>
        <w:t>。</w:t>
      </w:r>
      <w:r>
        <w:rPr>
          <w:rFonts w:hint="eastAsia"/>
        </w:rPr>
        <w:t>使用信号整体特征实现对SAHS诊断的方法不能够提供相关SAHS事件的时间信息；而基于事件检测的SAHS诊断研究中将原始信号切割成为一分钟的片段进行识别，同样存在诊断分辨率不高的问题，可能会在AHI估计中存在较大误差。最近</w:t>
      </w:r>
      <w:r w:rsidRPr="00AA71E2">
        <w:t>Choi, S. H.</w:t>
      </w:r>
      <w:r>
        <w:rPr>
          <w:rFonts w:hint="eastAsia"/>
        </w:rPr>
        <w:t>等人使用卷积神经网络的方法实现对SAHS的诊断</w:t>
      </w:r>
      <w:r w:rsidR="005D74F8">
        <w:rPr>
          <w:rFonts w:hint="eastAsia"/>
        </w:rPr>
        <w:t>同时</w:t>
      </w:r>
      <w:r>
        <w:rPr>
          <w:rFonts w:hint="eastAsia"/>
        </w:rPr>
        <w:t>具有较高的时间分辨率</w:t>
      </w:r>
      <w:r>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 </w:instrText>
      </w:r>
      <w:r w:rsidR="00DF2EE1">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EN.CITE.DATA </w:instrText>
      </w:r>
      <w:r w:rsidR="00DF2EE1">
        <w:fldChar w:fldCharType="end"/>
      </w:r>
      <w:r>
        <w:fldChar w:fldCharType="separate"/>
      </w:r>
      <w:r w:rsidR="00DF2EE1" w:rsidRPr="00DF2EE1">
        <w:rPr>
          <w:noProof/>
          <w:vertAlign w:val="superscript"/>
        </w:rPr>
        <w:t>[7]</w:t>
      </w:r>
      <w:r>
        <w:fldChar w:fldCharType="end"/>
      </w:r>
      <w:r>
        <w:rPr>
          <w:rFonts w:hint="eastAsia"/>
        </w:rPr>
        <w:t>。但是需要注意的是一方面卷积神经网络缺乏解释性，</w:t>
      </w:r>
      <w:r w:rsidR="00A17D69">
        <w:rPr>
          <w:rFonts w:hint="eastAsia"/>
        </w:rPr>
        <w:t>在</w:t>
      </w:r>
      <w:r w:rsidR="005D74F8">
        <w:rPr>
          <w:rFonts w:hint="eastAsia"/>
        </w:rPr>
        <w:t>临床诊断中不容易为医生与患者理解；</w:t>
      </w:r>
      <w:r>
        <w:rPr>
          <w:rFonts w:hint="eastAsia"/>
        </w:rPr>
        <w:t>另外一方面需要大量的样本数据进行训练同时计算量巨大，可能会给临床应用带来不便。所以我们希望探索</w:t>
      </w:r>
      <w:r w:rsidR="00134B46">
        <w:rPr>
          <w:rFonts w:hint="eastAsia"/>
        </w:rPr>
        <w:t>由具备强解释性的CART决策树构成的随机森林</w:t>
      </w:r>
      <w:r w:rsidR="00B900C2">
        <w:rPr>
          <w:rFonts w:hint="eastAsia"/>
        </w:rPr>
        <w:t>技术</w:t>
      </w:r>
      <w:r>
        <w:rPr>
          <w:rFonts w:hint="eastAsia"/>
        </w:rPr>
        <w:t>在SAHS诊断中的可行性，</w:t>
      </w:r>
      <w:r w:rsidR="005D74F8">
        <w:rPr>
          <w:rFonts w:hint="eastAsia"/>
        </w:rPr>
        <w:t>选用的信号为口鼻流量信号与血氧信号的组合，口鼻流量信号可以弥补血氧信号</w:t>
      </w:r>
      <w:r w:rsidR="00876A76">
        <w:rPr>
          <w:rFonts w:hint="eastAsia"/>
        </w:rPr>
        <w:t>时间延迟</w:t>
      </w:r>
      <w:r w:rsidR="005D74F8">
        <w:rPr>
          <w:rFonts w:hint="eastAsia"/>
        </w:rPr>
        <w:t>问题，而血氧信号可以为SAHS检测提供更多的参考信息。</w:t>
      </w:r>
      <w:r w:rsidR="00876A76">
        <w:rPr>
          <w:rFonts w:hint="eastAsia"/>
        </w:rPr>
        <w:t>与此同时，我们提出了两路不同长度的时间窗构成</w:t>
      </w:r>
      <w:r w:rsidR="005D74F8">
        <w:rPr>
          <w:rFonts w:hint="eastAsia"/>
        </w:rPr>
        <w:t>分类器的</w:t>
      </w:r>
      <w:r w:rsidR="00876A76">
        <w:rPr>
          <w:rFonts w:hint="eastAsia"/>
        </w:rPr>
        <w:t>级联设计，可</w:t>
      </w:r>
      <w:r w:rsidR="005D74F8">
        <w:rPr>
          <w:rFonts w:hint="eastAsia"/>
        </w:rPr>
        <w:t>实现</w:t>
      </w:r>
      <w:r w:rsidR="00876A76">
        <w:rPr>
          <w:rFonts w:hint="eastAsia"/>
        </w:rPr>
        <w:t>SAHS事件检出率有效提升</w:t>
      </w:r>
      <w:r w:rsidR="005D74F8">
        <w:rPr>
          <w:rFonts w:hint="eastAsia"/>
        </w:rPr>
        <w:t>。</w:t>
      </w:r>
    </w:p>
    <w:p w14:paraId="3A998777" w14:textId="77777777" w:rsidR="003E5245" w:rsidRDefault="003E5245" w:rsidP="003E5245">
      <w:pPr>
        <w:rPr>
          <w:b/>
        </w:rPr>
      </w:pPr>
      <w:r>
        <w:rPr>
          <w:rFonts w:hint="eastAsia"/>
          <w:b/>
        </w:rPr>
        <w:t>2</w:t>
      </w:r>
      <w:r>
        <w:rPr>
          <w:b/>
        </w:rPr>
        <w:t xml:space="preserve"> </w:t>
      </w:r>
      <w:r w:rsidRPr="007F31CB">
        <w:rPr>
          <w:rFonts w:hint="eastAsia"/>
          <w:b/>
        </w:rPr>
        <w:t>材料和方法</w:t>
      </w:r>
    </w:p>
    <w:p w14:paraId="2EEEBFEA" w14:textId="77777777" w:rsidR="003E5245" w:rsidRDefault="003E5245" w:rsidP="003E5245">
      <w:pPr>
        <w:rPr>
          <w:b/>
        </w:rPr>
      </w:pPr>
      <w:r>
        <w:rPr>
          <w:rFonts w:hint="eastAsia"/>
          <w:b/>
        </w:rPr>
        <w:t>2.</w:t>
      </w:r>
      <w:r>
        <w:rPr>
          <w:b/>
        </w:rPr>
        <w:t xml:space="preserve">1 </w:t>
      </w:r>
      <w:r>
        <w:rPr>
          <w:rFonts w:hint="eastAsia"/>
          <w:b/>
        </w:rPr>
        <w:t>数据库</w:t>
      </w:r>
    </w:p>
    <w:p w14:paraId="18454C20" w14:textId="19AD9972" w:rsidR="003E5245" w:rsidRDefault="003E5245" w:rsidP="003E5245">
      <w:r>
        <w:rPr>
          <w:rFonts w:hint="eastAsia"/>
        </w:rPr>
        <w:t>本文选取的数据库为Physionet上的公开数据库圣文森特大学医院/都柏林大学学院睡眠呼吸暂停综合征数据库（UCDDB），数据库中包含2</w:t>
      </w:r>
      <w:r>
        <w:t>5</w:t>
      </w:r>
      <w:r>
        <w:rPr>
          <w:rFonts w:hint="eastAsia"/>
        </w:rPr>
        <w:t>名疑似患有睡眠呼吸障碍的被试整夜</w:t>
      </w:r>
      <w:r w:rsidR="005D74F8">
        <w:rPr>
          <w:rFonts w:hint="eastAsia"/>
        </w:rPr>
        <w:t>的</w:t>
      </w:r>
      <w:r>
        <w:rPr>
          <w:rFonts w:hint="eastAsia"/>
        </w:rPr>
        <w:t>睡眠多导图数据。其中包括脑电信号（C</w:t>
      </w:r>
      <w:r>
        <w:t>3</w:t>
      </w:r>
      <w:r>
        <w:rPr>
          <w:rFonts w:hint="eastAsia"/>
        </w:rPr>
        <w:t>-A</w:t>
      </w:r>
      <w:r>
        <w:t>2</w:t>
      </w:r>
      <w:r>
        <w:rPr>
          <w:rFonts w:hint="eastAsia"/>
        </w:rPr>
        <w:t>，C</w:t>
      </w:r>
      <w:r>
        <w:t>4</w:t>
      </w:r>
      <w:r>
        <w:rPr>
          <w:rFonts w:hint="eastAsia"/>
        </w:rPr>
        <w:t>-A</w:t>
      </w:r>
      <w:r>
        <w:t>1</w:t>
      </w:r>
      <w:r>
        <w:rPr>
          <w:rFonts w:hint="eastAsia"/>
        </w:rPr>
        <w:t>），左右眼电信号，颏下的肌电信号，使用热敏电阻测量的口鼻流量信号，使用应变片测量的胸部与腹部位移信号，使用手指脉搏血氧计记录的氧饱和度信号，使用麦克风记录的鼾声信号以及身体姿势信息共计十四个通道的信号。所有通道的信号都是使用德国的Jaeger-Toennies</w:t>
      </w:r>
      <w:r>
        <w:t xml:space="preserve"> </w:t>
      </w:r>
      <w:r w:rsidR="00EA59EA">
        <w:rPr>
          <w:rFonts w:hint="eastAsia"/>
        </w:rPr>
        <w:t>系统</w:t>
      </w:r>
      <w:r>
        <w:rPr>
          <w:rFonts w:hint="eastAsia"/>
        </w:rPr>
        <w:t>进行记录的。</w:t>
      </w:r>
      <w:r w:rsidR="005D74F8">
        <w:rPr>
          <w:rFonts w:hint="eastAsia"/>
        </w:rPr>
        <w:t>数据库还包含了</w:t>
      </w:r>
      <w:r>
        <w:rPr>
          <w:rFonts w:hint="eastAsia"/>
        </w:rPr>
        <w:t>由一名经验丰富的睡眠技术专家标定的</w:t>
      </w:r>
      <w:r w:rsidR="005D74F8">
        <w:rPr>
          <w:rFonts w:hint="eastAsia"/>
        </w:rPr>
        <w:t>睡眠分期与SAHS事件标注文件</w:t>
      </w:r>
      <w:r>
        <w:rPr>
          <w:rFonts w:hint="eastAsia"/>
        </w:rPr>
        <w:t>，其中包括</w:t>
      </w:r>
      <w:r w:rsidR="005D74F8">
        <w:rPr>
          <w:rFonts w:hint="eastAsia"/>
        </w:rPr>
        <w:t>了</w:t>
      </w:r>
      <w:r>
        <w:rPr>
          <w:rFonts w:hint="eastAsia"/>
        </w:rPr>
        <w:t>每一次SAHS事件的发生与持续时间、类型等信息。根据以往研究经验SAHS严重程度的阈值</w:t>
      </w:r>
      <w:r w:rsidR="005D74F8">
        <w:rPr>
          <w:rFonts w:hint="eastAsia"/>
        </w:rPr>
        <w:t>一般</w:t>
      </w:r>
      <w:r>
        <w:rPr>
          <w:rFonts w:hint="eastAsia"/>
        </w:rPr>
        <w:t>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 </w:instrText>
      </w:r>
      <w:r w:rsidR="00DF2EE1">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EN.CITE.DATA </w:instrText>
      </w:r>
      <w:r w:rsidR="00DF2EE1">
        <w:fldChar w:fldCharType="end"/>
      </w:r>
      <w:r>
        <w:fldChar w:fldCharType="separate"/>
      </w:r>
      <w:r w:rsidR="00DF2EE1" w:rsidRPr="00DF2EE1">
        <w:rPr>
          <w:noProof/>
          <w:vertAlign w:val="superscript"/>
        </w:rPr>
        <w:t>[7, 8, 11, 17, 18]</w:t>
      </w:r>
      <w:r>
        <w:fldChar w:fldCharType="end"/>
      </w:r>
      <w:r>
        <w:rPr>
          <w:rFonts w:hint="eastAsia"/>
        </w:rPr>
        <w:t>，而AHI=</w:t>
      </w:r>
      <w:r>
        <w:t>5</w:t>
      </w:r>
      <w:r>
        <w:rPr>
          <w:rFonts w:hint="eastAsia"/>
        </w:rPr>
        <w:t>次/小时通常用来判断被试是否为SAHS阳性患者</w:t>
      </w:r>
      <w:r>
        <w:fldChar w:fldCharType="begin"/>
      </w:r>
      <w:r w:rsidR="00DF2EE1">
        <w:instrText xml:space="preserve"> ADDIN EN.CITE &lt;EndNote&gt;&lt;Cite&gt;&lt;Author&gt;American academy of sleep medicine task&lt;/Author&gt;&lt;Year&gt;1999&lt;/Year&gt;&lt;RecNum&gt;8&lt;/RecNum&gt;&lt;DisplayText&gt;&lt;style face="superscript"&gt;[19]&lt;/style&gt;&lt;/DisplayText&gt;&lt;record&gt;&lt;rec-number&gt;8&lt;/rec-number&gt;&lt;foreign-keys&gt;&lt;key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F2EE1" w:rsidRPr="00DF2EE1">
        <w:rPr>
          <w:noProof/>
          <w:vertAlign w:val="superscript"/>
        </w:rPr>
        <w:t>[19]</w:t>
      </w:r>
      <w:r>
        <w:fldChar w:fldCharType="end"/>
      </w:r>
      <w:r>
        <w:rPr>
          <w:rFonts w:hint="eastAsia"/>
        </w:rPr>
        <w:t>，</w:t>
      </w:r>
      <w:r w:rsidR="00EA59EA">
        <w:rPr>
          <w:rFonts w:hint="eastAsia"/>
        </w:rPr>
        <w:t>数据库中共</w:t>
      </w:r>
      <w:r w:rsidR="006C3D99">
        <w:rPr>
          <w:rFonts w:hint="eastAsia"/>
        </w:rPr>
        <w:t>含有</w:t>
      </w:r>
      <w:r w:rsidR="00E37674">
        <w:rPr>
          <w:rFonts w:hint="eastAsia"/>
        </w:rPr>
        <w:t>2名非SAHS患者、1</w:t>
      </w:r>
      <w:r w:rsidR="001D0593">
        <w:t>2</w:t>
      </w:r>
      <w:r w:rsidR="00E37674">
        <w:rPr>
          <w:rFonts w:hint="eastAsia"/>
        </w:rPr>
        <w:t>名轻度SAHS患者、5名中度SAHS患者、</w:t>
      </w:r>
      <w:r w:rsidR="001D0593">
        <w:rPr>
          <w:rFonts w:hint="eastAsia"/>
        </w:rPr>
        <w:t>6</w:t>
      </w:r>
      <w:r w:rsidR="00E37674">
        <w:rPr>
          <w:rFonts w:hint="eastAsia"/>
        </w:rPr>
        <w:t>名重度SAHS患者，为了尽量平衡每类患者的数目，</w:t>
      </w:r>
      <w:r w:rsidR="00E37674" w:rsidRPr="00992469">
        <w:rPr>
          <w:rFonts w:hint="eastAsia"/>
          <w:highlight w:val="yellow"/>
        </w:rPr>
        <w:t>我们随机在</w:t>
      </w:r>
      <w:r w:rsidR="00E37674">
        <w:rPr>
          <w:rFonts w:hint="eastAsia"/>
        </w:rPr>
        <w:t>每类患者中选取了2、4、</w:t>
      </w:r>
      <w:r w:rsidR="00E37674">
        <w:rPr>
          <w:rFonts w:hint="eastAsia"/>
        </w:rPr>
        <w:lastRenderedPageBreak/>
        <w:t>4、5名</w:t>
      </w:r>
      <w:r w:rsidR="00EA59EA">
        <w:rPr>
          <w:rFonts w:hint="eastAsia"/>
        </w:rPr>
        <w:t>被试</w:t>
      </w:r>
      <w:r w:rsidR="00E37674">
        <w:rPr>
          <w:rFonts w:hint="eastAsia"/>
        </w:rPr>
        <w:t>进行后续的训练与测试。</w:t>
      </w:r>
      <w:r>
        <w:rPr>
          <w:rFonts w:hint="eastAsia"/>
        </w:rPr>
        <w:t>选取的被试的人口统计学与睡眠相关参数如</w:t>
      </w:r>
      <w:r w:rsidR="00CF5164">
        <w:fldChar w:fldCharType="begin"/>
      </w:r>
      <w:r w:rsidR="00CF5164">
        <w:instrText xml:space="preserve"> </w:instrText>
      </w:r>
      <w:r w:rsidR="00CF5164">
        <w:rPr>
          <w:rFonts w:hint="eastAsia"/>
        </w:rPr>
        <w:instrText>REF _Ref532982905 \h</w:instrText>
      </w:r>
      <w:r w:rsidR="00CF5164">
        <w:instrText xml:space="preserve"> </w:instrText>
      </w:r>
      <w:r w:rsidR="00CF5164">
        <w:fldChar w:fldCharType="separate"/>
      </w:r>
      <w:r w:rsidR="00CF5164">
        <w:t xml:space="preserve">表格 </w:t>
      </w:r>
      <w:r w:rsidR="00CF5164">
        <w:rPr>
          <w:noProof/>
        </w:rPr>
        <w:t>1</w:t>
      </w:r>
      <w:r w:rsidR="00CF5164">
        <w:fldChar w:fldCharType="end"/>
      </w:r>
      <w:r>
        <w:rPr>
          <w:rFonts w:hint="eastAsia"/>
        </w:rPr>
        <w:t>所示。</w:t>
      </w:r>
    </w:p>
    <w:p w14:paraId="3586327B" w14:textId="70D2E49F" w:rsidR="003E5245" w:rsidRDefault="003E5245" w:rsidP="003E5245">
      <w:pPr>
        <w:pStyle w:val="a3"/>
        <w:keepNext/>
      </w:pPr>
      <w:bookmarkStart w:id="0" w:name="_Ref532982905"/>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1</w:t>
      </w:r>
      <w:r>
        <w:fldChar w:fldCharType="end"/>
      </w:r>
      <w:bookmarkEnd w:id="0"/>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E5245" w:rsidRPr="00487D54" w14:paraId="1B4FB812" w14:textId="77777777" w:rsidTr="00246C0A">
        <w:trPr>
          <w:trHeight w:val="285"/>
        </w:trPr>
        <w:tc>
          <w:tcPr>
            <w:tcW w:w="2268" w:type="dxa"/>
            <w:shd w:val="clear" w:color="auto" w:fill="auto"/>
            <w:noWrap/>
            <w:vAlign w:val="center"/>
            <w:hideMark/>
          </w:tcPr>
          <w:p w14:paraId="784B5DC4" w14:textId="77777777" w:rsidR="003E5245" w:rsidRPr="00487D54" w:rsidRDefault="003E5245" w:rsidP="00DF2EE1">
            <w:pPr>
              <w:widowControl/>
              <w:jc w:val="left"/>
              <w:rPr>
                <w:rFonts w:ascii="宋体" w:eastAsia="宋体" w:hAnsi="宋体" w:cs="宋体"/>
                <w:kern w:val="0"/>
                <w:sz w:val="24"/>
                <w:szCs w:val="24"/>
              </w:rPr>
            </w:pPr>
          </w:p>
        </w:tc>
        <w:tc>
          <w:tcPr>
            <w:tcW w:w="1560" w:type="dxa"/>
            <w:shd w:val="clear" w:color="auto" w:fill="auto"/>
            <w:noWrap/>
            <w:vAlign w:val="center"/>
            <w:hideMark/>
          </w:tcPr>
          <w:p w14:paraId="7E59142C"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Non-SAHS</w:t>
            </w:r>
          </w:p>
        </w:tc>
        <w:tc>
          <w:tcPr>
            <w:tcW w:w="1377" w:type="dxa"/>
            <w:shd w:val="clear" w:color="auto" w:fill="auto"/>
            <w:noWrap/>
            <w:vAlign w:val="center"/>
            <w:hideMark/>
          </w:tcPr>
          <w:p w14:paraId="3A67D27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Mild SAHS</w:t>
            </w:r>
          </w:p>
        </w:tc>
        <w:tc>
          <w:tcPr>
            <w:tcW w:w="1695" w:type="dxa"/>
            <w:shd w:val="clear" w:color="auto" w:fill="auto"/>
            <w:noWrap/>
            <w:vAlign w:val="center"/>
            <w:hideMark/>
          </w:tcPr>
          <w:p w14:paraId="3C013F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Moderate SAHS</w:t>
            </w:r>
          </w:p>
        </w:tc>
        <w:tc>
          <w:tcPr>
            <w:tcW w:w="1406" w:type="dxa"/>
            <w:shd w:val="clear" w:color="auto" w:fill="auto"/>
            <w:noWrap/>
            <w:vAlign w:val="center"/>
            <w:hideMark/>
          </w:tcPr>
          <w:p w14:paraId="1700F8A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Severe SAHS</w:t>
            </w:r>
          </w:p>
        </w:tc>
      </w:tr>
      <w:tr w:rsidR="003E5245" w:rsidRPr="00487D54" w14:paraId="0A60681D" w14:textId="77777777" w:rsidTr="00246C0A">
        <w:trPr>
          <w:trHeight w:val="285"/>
        </w:trPr>
        <w:tc>
          <w:tcPr>
            <w:tcW w:w="2268" w:type="dxa"/>
            <w:shd w:val="clear" w:color="auto" w:fill="auto"/>
            <w:noWrap/>
            <w:vAlign w:val="center"/>
            <w:hideMark/>
          </w:tcPr>
          <w:p w14:paraId="5C55541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Age(years)</w:t>
            </w:r>
          </w:p>
        </w:tc>
        <w:tc>
          <w:tcPr>
            <w:tcW w:w="1560" w:type="dxa"/>
            <w:shd w:val="clear" w:color="auto" w:fill="auto"/>
            <w:noWrap/>
            <w:vAlign w:val="center"/>
            <w:hideMark/>
          </w:tcPr>
          <w:p w14:paraId="5088EAF9" w14:textId="3E4019A6" w:rsidR="003E5245" w:rsidRPr="00246C0A" w:rsidRDefault="008F4F65" w:rsidP="00DF2EE1">
            <w:pPr>
              <w:widowControl/>
              <w:jc w:val="left"/>
              <w:rPr>
                <w:rFonts w:ascii="等线" w:eastAsia="等线" w:hAnsi="等线" w:hint="eastAsia"/>
                <w:color w:val="000000"/>
                <w:sz w:val="22"/>
              </w:rPr>
            </w:pPr>
            <w:r>
              <w:rPr>
                <w:rFonts w:ascii="等线" w:eastAsia="等线" w:hAnsi="等线" w:hint="eastAsia"/>
                <w:color w:val="000000"/>
                <w:sz w:val="22"/>
              </w:rPr>
              <w:t>52.00±15.56</w:t>
            </w:r>
          </w:p>
        </w:tc>
        <w:tc>
          <w:tcPr>
            <w:tcW w:w="1377" w:type="dxa"/>
            <w:shd w:val="clear" w:color="auto" w:fill="auto"/>
            <w:noWrap/>
            <w:vAlign w:val="center"/>
            <w:hideMark/>
          </w:tcPr>
          <w:p w14:paraId="2FAB37C3"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49.00±1.63</w:t>
            </w:r>
          </w:p>
        </w:tc>
        <w:tc>
          <w:tcPr>
            <w:tcW w:w="1695" w:type="dxa"/>
            <w:shd w:val="clear" w:color="auto" w:fill="auto"/>
            <w:noWrap/>
            <w:vAlign w:val="center"/>
            <w:hideMark/>
          </w:tcPr>
          <w:p w14:paraId="5686FD7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57.50±7.19</w:t>
            </w:r>
          </w:p>
        </w:tc>
        <w:tc>
          <w:tcPr>
            <w:tcW w:w="1406" w:type="dxa"/>
            <w:shd w:val="clear" w:color="auto" w:fill="auto"/>
            <w:noWrap/>
            <w:vAlign w:val="center"/>
            <w:hideMark/>
          </w:tcPr>
          <w:p w14:paraId="13B7B9D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46.60±5.46</w:t>
            </w:r>
          </w:p>
        </w:tc>
      </w:tr>
      <w:tr w:rsidR="003E5245" w:rsidRPr="00487D54" w14:paraId="11A14A87" w14:textId="77777777" w:rsidTr="00246C0A">
        <w:trPr>
          <w:trHeight w:val="285"/>
        </w:trPr>
        <w:tc>
          <w:tcPr>
            <w:tcW w:w="2268" w:type="dxa"/>
            <w:shd w:val="clear" w:color="auto" w:fill="auto"/>
            <w:noWrap/>
            <w:vAlign w:val="center"/>
            <w:hideMark/>
          </w:tcPr>
          <w:p w14:paraId="2F86C434"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BMI(kg/m</w:t>
            </w:r>
            <w:r w:rsidRPr="00487D54">
              <w:rPr>
                <w:rFonts w:ascii="等线" w:eastAsia="等线" w:hAnsi="等线" w:cs="宋体" w:hint="eastAsia"/>
                <w:color w:val="000000"/>
                <w:kern w:val="0"/>
                <w:sz w:val="22"/>
                <w:vertAlign w:val="superscript"/>
              </w:rPr>
              <w:t>2</w:t>
            </w:r>
            <w:r w:rsidRPr="00487D54">
              <w:rPr>
                <w:rFonts w:ascii="等线" w:eastAsia="等线" w:hAnsi="等线" w:cs="宋体" w:hint="eastAsia"/>
                <w:color w:val="000000"/>
                <w:kern w:val="0"/>
                <w:sz w:val="22"/>
              </w:rPr>
              <w:t>)</w:t>
            </w:r>
          </w:p>
        </w:tc>
        <w:tc>
          <w:tcPr>
            <w:tcW w:w="1560" w:type="dxa"/>
            <w:shd w:val="clear" w:color="auto" w:fill="auto"/>
            <w:noWrap/>
            <w:vAlign w:val="center"/>
            <w:hideMark/>
          </w:tcPr>
          <w:p w14:paraId="6021C40C" w14:textId="7E848B6E" w:rsidR="003E5245" w:rsidRPr="00246C0A" w:rsidRDefault="00246C0A" w:rsidP="00DF2EE1">
            <w:pPr>
              <w:widowControl/>
              <w:jc w:val="left"/>
              <w:rPr>
                <w:rFonts w:ascii="等线" w:eastAsia="等线" w:hAnsi="等线" w:hint="eastAsia"/>
                <w:color w:val="000000"/>
                <w:sz w:val="22"/>
              </w:rPr>
            </w:pPr>
            <w:r>
              <w:rPr>
                <w:rFonts w:ascii="等线" w:eastAsia="等线" w:hAnsi="等线" w:hint="eastAsia"/>
                <w:color w:val="000000"/>
                <w:sz w:val="22"/>
              </w:rPr>
              <w:t>31.00±3.68</w:t>
            </w:r>
          </w:p>
        </w:tc>
        <w:tc>
          <w:tcPr>
            <w:tcW w:w="1377" w:type="dxa"/>
            <w:shd w:val="clear" w:color="auto" w:fill="auto"/>
            <w:noWrap/>
            <w:vAlign w:val="center"/>
            <w:hideMark/>
          </w:tcPr>
          <w:p w14:paraId="0A6AF34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28.45±2.72</w:t>
            </w:r>
          </w:p>
        </w:tc>
        <w:tc>
          <w:tcPr>
            <w:tcW w:w="1695" w:type="dxa"/>
            <w:shd w:val="clear" w:color="auto" w:fill="auto"/>
            <w:noWrap/>
            <w:vAlign w:val="center"/>
            <w:hideMark/>
          </w:tcPr>
          <w:p w14:paraId="44049CE0"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31.45±2.25</w:t>
            </w:r>
          </w:p>
        </w:tc>
        <w:tc>
          <w:tcPr>
            <w:tcW w:w="1406" w:type="dxa"/>
            <w:shd w:val="clear" w:color="auto" w:fill="auto"/>
            <w:noWrap/>
            <w:vAlign w:val="center"/>
            <w:hideMark/>
          </w:tcPr>
          <w:p w14:paraId="0003174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34.36±6.22</w:t>
            </w:r>
          </w:p>
        </w:tc>
      </w:tr>
      <w:tr w:rsidR="003E5245" w:rsidRPr="00487D54" w14:paraId="7AC28469" w14:textId="77777777" w:rsidTr="00246C0A">
        <w:trPr>
          <w:trHeight w:val="285"/>
        </w:trPr>
        <w:tc>
          <w:tcPr>
            <w:tcW w:w="2268" w:type="dxa"/>
            <w:shd w:val="clear" w:color="auto" w:fill="auto"/>
            <w:noWrap/>
            <w:vAlign w:val="center"/>
            <w:hideMark/>
          </w:tcPr>
          <w:p w14:paraId="73B4CBF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AHI(events/h)</w:t>
            </w:r>
          </w:p>
        </w:tc>
        <w:tc>
          <w:tcPr>
            <w:tcW w:w="1560" w:type="dxa"/>
            <w:shd w:val="clear" w:color="auto" w:fill="auto"/>
            <w:noWrap/>
            <w:vAlign w:val="center"/>
            <w:hideMark/>
          </w:tcPr>
          <w:p w14:paraId="7A0105B3" w14:textId="10B93961" w:rsidR="003E5245" w:rsidRPr="00246C0A" w:rsidRDefault="00246C0A" w:rsidP="00DF2EE1">
            <w:pPr>
              <w:widowControl/>
              <w:jc w:val="left"/>
              <w:rPr>
                <w:rFonts w:ascii="等线" w:eastAsia="等线" w:hAnsi="等线" w:hint="eastAsia"/>
                <w:color w:val="000000"/>
                <w:sz w:val="22"/>
              </w:rPr>
            </w:pPr>
            <w:r>
              <w:rPr>
                <w:rFonts w:ascii="等线" w:eastAsia="等线" w:hAnsi="等线" w:hint="eastAsia"/>
                <w:color w:val="000000"/>
                <w:sz w:val="22"/>
              </w:rPr>
              <w:t>4.07±5.66</w:t>
            </w:r>
          </w:p>
        </w:tc>
        <w:tc>
          <w:tcPr>
            <w:tcW w:w="1377" w:type="dxa"/>
            <w:shd w:val="clear" w:color="auto" w:fill="auto"/>
            <w:noWrap/>
            <w:vAlign w:val="center"/>
            <w:hideMark/>
          </w:tcPr>
          <w:p w14:paraId="144493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12.40±1.81</w:t>
            </w:r>
          </w:p>
        </w:tc>
        <w:tc>
          <w:tcPr>
            <w:tcW w:w="1695" w:type="dxa"/>
            <w:shd w:val="clear" w:color="auto" w:fill="auto"/>
            <w:noWrap/>
            <w:vAlign w:val="center"/>
            <w:hideMark/>
          </w:tcPr>
          <w:p w14:paraId="25CDDAA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25.59±3.58</w:t>
            </w:r>
          </w:p>
        </w:tc>
        <w:tc>
          <w:tcPr>
            <w:tcW w:w="1406" w:type="dxa"/>
            <w:shd w:val="clear" w:color="auto" w:fill="auto"/>
            <w:noWrap/>
            <w:vAlign w:val="center"/>
            <w:hideMark/>
          </w:tcPr>
          <w:p w14:paraId="654A9E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43.75±16.34</w:t>
            </w:r>
          </w:p>
        </w:tc>
      </w:tr>
      <w:tr w:rsidR="003E5245" w:rsidRPr="00487D54" w14:paraId="5B8C36C2" w14:textId="77777777" w:rsidTr="00246C0A">
        <w:trPr>
          <w:trHeight w:val="285"/>
        </w:trPr>
        <w:tc>
          <w:tcPr>
            <w:tcW w:w="2268" w:type="dxa"/>
            <w:shd w:val="clear" w:color="auto" w:fill="auto"/>
            <w:noWrap/>
            <w:vAlign w:val="center"/>
            <w:hideMark/>
          </w:tcPr>
          <w:p w14:paraId="135E9FF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Study Duration(hours)</w:t>
            </w:r>
          </w:p>
        </w:tc>
        <w:tc>
          <w:tcPr>
            <w:tcW w:w="1560" w:type="dxa"/>
            <w:shd w:val="clear" w:color="auto" w:fill="auto"/>
            <w:noWrap/>
            <w:vAlign w:val="center"/>
            <w:hideMark/>
          </w:tcPr>
          <w:p w14:paraId="302A9454" w14:textId="5C59AB83" w:rsidR="003E5245" w:rsidRPr="00246C0A" w:rsidRDefault="00246C0A" w:rsidP="00DF2EE1">
            <w:pPr>
              <w:widowControl/>
              <w:jc w:val="left"/>
              <w:rPr>
                <w:rFonts w:ascii="等线" w:eastAsia="等线" w:hAnsi="等线" w:hint="eastAsia"/>
                <w:color w:val="000000"/>
                <w:sz w:val="22"/>
              </w:rPr>
            </w:pPr>
            <w:r>
              <w:rPr>
                <w:rFonts w:ascii="等线" w:eastAsia="等线" w:hAnsi="等线" w:hint="eastAsia"/>
                <w:color w:val="000000"/>
                <w:sz w:val="22"/>
              </w:rPr>
              <w:t>7.00±0.85</w:t>
            </w:r>
          </w:p>
        </w:tc>
        <w:tc>
          <w:tcPr>
            <w:tcW w:w="1377" w:type="dxa"/>
            <w:shd w:val="clear" w:color="auto" w:fill="auto"/>
            <w:noWrap/>
            <w:vAlign w:val="center"/>
            <w:hideMark/>
          </w:tcPr>
          <w:p w14:paraId="6C8921B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7.03±0.17</w:t>
            </w:r>
          </w:p>
        </w:tc>
        <w:tc>
          <w:tcPr>
            <w:tcW w:w="1695" w:type="dxa"/>
            <w:shd w:val="clear" w:color="auto" w:fill="auto"/>
            <w:noWrap/>
            <w:vAlign w:val="center"/>
            <w:hideMark/>
          </w:tcPr>
          <w:p w14:paraId="63DE98E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6.63±0.43</w:t>
            </w:r>
          </w:p>
        </w:tc>
        <w:tc>
          <w:tcPr>
            <w:tcW w:w="1406" w:type="dxa"/>
            <w:shd w:val="clear" w:color="auto" w:fill="auto"/>
            <w:noWrap/>
            <w:vAlign w:val="center"/>
            <w:hideMark/>
          </w:tcPr>
          <w:p w14:paraId="6D9DD89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6.84±0.82</w:t>
            </w:r>
          </w:p>
        </w:tc>
      </w:tr>
      <w:tr w:rsidR="003E5245" w:rsidRPr="00487D54" w14:paraId="55A1B7A8" w14:textId="77777777" w:rsidTr="00246C0A">
        <w:trPr>
          <w:trHeight w:val="285"/>
        </w:trPr>
        <w:tc>
          <w:tcPr>
            <w:tcW w:w="2268" w:type="dxa"/>
            <w:shd w:val="clear" w:color="auto" w:fill="auto"/>
            <w:noWrap/>
            <w:vAlign w:val="center"/>
            <w:hideMark/>
          </w:tcPr>
          <w:p w14:paraId="2D1D990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Epworth Sleepiness Score</w:t>
            </w:r>
          </w:p>
        </w:tc>
        <w:tc>
          <w:tcPr>
            <w:tcW w:w="1560" w:type="dxa"/>
            <w:shd w:val="clear" w:color="auto" w:fill="auto"/>
            <w:noWrap/>
            <w:vAlign w:val="center"/>
            <w:hideMark/>
          </w:tcPr>
          <w:p w14:paraId="63837DBF" w14:textId="26A1943F" w:rsidR="003E5245" w:rsidRPr="00246C0A" w:rsidRDefault="00246C0A" w:rsidP="00DF2EE1">
            <w:pPr>
              <w:widowControl/>
              <w:jc w:val="left"/>
              <w:rPr>
                <w:rFonts w:ascii="等线" w:eastAsia="等线" w:hAnsi="等线" w:hint="eastAsia"/>
                <w:color w:val="000000"/>
                <w:sz w:val="22"/>
              </w:rPr>
            </w:pPr>
            <w:r>
              <w:rPr>
                <w:rFonts w:ascii="等线" w:eastAsia="等线" w:hAnsi="等线" w:hint="eastAsia"/>
                <w:color w:val="000000"/>
                <w:sz w:val="22"/>
              </w:rPr>
              <w:t>7.00±8.49</w:t>
            </w:r>
          </w:p>
        </w:tc>
        <w:tc>
          <w:tcPr>
            <w:tcW w:w="1377" w:type="dxa"/>
            <w:shd w:val="clear" w:color="auto" w:fill="auto"/>
            <w:noWrap/>
            <w:vAlign w:val="center"/>
            <w:hideMark/>
          </w:tcPr>
          <w:p w14:paraId="467C060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14.50±3.87</w:t>
            </w:r>
          </w:p>
        </w:tc>
        <w:tc>
          <w:tcPr>
            <w:tcW w:w="1695" w:type="dxa"/>
            <w:shd w:val="clear" w:color="auto" w:fill="auto"/>
            <w:noWrap/>
            <w:vAlign w:val="center"/>
            <w:hideMark/>
          </w:tcPr>
          <w:p w14:paraId="1F009EED"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9.25±6.24</w:t>
            </w:r>
          </w:p>
        </w:tc>
        <w:tc>
          <w:tcPr>
            <w:tcW w:w="1406" w:type="dxa"/>
            <w:shd w:val="clear" w:color="auto" w:fill="auto"/>
            <w:noWrap/>
            <w:vAlign w:val="center"/>
            <w:hideMark/>
          </w:tcPr>
          <w:p w14:paraId="75DDB6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12.4±7.89</w:t>
            </w:r>
          </w:p>
        </w:tc>
      </w:tr>
    </w:tbl>
    <w:p w14:paraId="380F7894" w14:textId="0452FB56" w:rsidR="003E5245" w:rsidRDefault="003E5245" w:rsidP="003E5245">
      <w:r>
        <w:rPr>
          <w:rFonts w:hint="eastAsia"/>
        </w:rPr>
        <w:t>根据2</w:t>
      </w:r>
      <w:r>
        <w:t>012</w:t>
      </w:r>
      <w:r>
        <w:rPr>
          <w:rFonts w:hint="eastAsia"/>
        </w:rPr>
        <w:t>年AASM手册，睡眠呼吸暂停事件的定义为使用口鼻热敏传感器或者正压通气设备测得的流量信号峰值相对于上一次事件的偏移超过9</w:t>
      </w:r>
      <w:r>
        <w:t>0</w:t>
      </w:r>
      <w:r>
        <w:rPr>
          <w:rFonts w:hint="eastAsia"/>
        </w:rPr>
        <w:t>%并且持续超过1</w:t>
      </w:r>
      <w:r>
        <w:t>0</w:t>
      </w:r>
      <w:r>
        <w:rPr>
          <w:rFonts w:hint="eastAsia"/>
        </w:rPr>
        <w:t>s钟；睡眠呼吸低通气事件的定义</w:t>
      </w:r>
      <w:r w:rsidR="00B60AC4">
        <w:rPr>
          <w:rFonts w:hint="eastAsia"/>
        </w:rPr>
        <w:t>遵循以下原则：1）</w:t>
      </w:r>
      <w:r>
        <w:rPr>
          <w:rFonts w:hint="eastAsia"/>
        </w:rPr>
        <w:t>使用口鼻压力传感器测得的压力信号或者正压通气设备测得的流量信号峰值相对于上一次事件下降超过3</w:t>
      </w:r>
      <w:r>
        <w:t>0</w:t>
      </w:r>
      <w:r>
        <w:rPr>
          <w:rFonts w:hint="eastAsia"/>
        </w:rPr>
        <w:t>%</w:t>
      </w:r>
      <w:r w:rsidR="00B60AC4">
        <w:rPr>
          <w:rFonts w:hint="eastAsia"/>
        </w:rPr>
        <w:t>；</w:t>
      </w:r>
      <w:r w:rsidR="00B60AC4">
        <w:t>2</w:t>
      </w:r>
      <w:r w:rsidR="00B60AC4">
        <w:rPr>
          <w:rFonts w:hint="eastAsia"/>
        </w:rPr>
        <w:t>）</w:t>
      </w:r>
      <w:r>
        <w:rPr>
          <w:rFonts w:hint="eastAsia"/>
        </w:rPr>
        <w:t>伴随着超过3%的血氧欠饱和或者觉醒且持续超过1</w:t>
      </w:r>
      <w:r>
        <w:t>0</w:t>
      </w:r>
      <w:r>
        <w:rPr>
          <w:rFonts w:hint="eastAsia"/>
        </w:rPr>
        <w:t>s钟。所以为了保证检测的准确度</w:t>
      </w:r>
      <w:r w:rsidR="00B60AC4">
        <w:rPr>
          <w:rFonts w:hint="eastAsia"/>
        </w:rPr>
        <w:t>我们</w:t>
      </w:r>
      <w:r>
        <w:rPr>
          <w:rFonts w:hint="eastAsia"/>
        </w:rPr>
        <w:t>选取了口鼻流量通道信号与血氧通道信号检测SAHS事件。</w:t>
      </w:r>
    </w:p>
    <w:p w14:paraId="4491A9B8" w14:textId="33E476C4" w:rsidR="003E5245" w:rsidRDefault="003E5245" w:rsidP="003E5245">
      <w:pPr>
        <w:rPr>
          <w:b/>
        </w:rPr>
      </w:pPr>
      <w:r>
        <w:rPr>
          <w:rFonts w:hint="eastAsia"/>
          <w:b/>
        </w:rPr>
        <w:t>2.</w:t>
      </w:r>
      <w:r>
        <w:rPr>
          <w:b/>
        </w:rPr>
        <w:t xml:space="preserve">2 </w:t>
      </w:r>
      <w:r>
        <w:rPr>
          <w:rFonts w:hint="eastAsia"/>
          <w:b/>
        </w:rPr>
        <w:t>方法设计</w:t>
      </w:r>
    </w:p>
    <w:p w14:paraId="2328DD86" w14:textId="7C56ECBE" w:rsidR="003E5245" w:rsidRDefault="005D1EBF" w:rsidP="003E5245">
      <w:pPr>
        <w:rPr>
          <w:b/>
        </w:rPr>
      </w:pPr>
      <w:r>
        <w:rPr>
          <w:rFonts w:hint="eastAsia"/>
          <w:noProof/>
        </w:rPr>
        <mc:AlternateContent>
          <mc:Choice Requires="wpg">
            <w:drawing>
              <wp:anchor distT="0" distB="0" distL="114300" distR="114300" simplePos="0" relativeHeight="251721728" behindDoc="0" locked="0" layoutInCell="1" allowOverlap="1" wp14:anchorId="2DC52318" wp14:editId="065E526F">
                <wp:simplePos x="0" y="0"/>
                <wp:positionH relativeFrom="column">
                  <wp:posOffset>1988</wp:posOffset>
                </wp:positionH>
                <wp:positionV relativeFrom="paragraph">
                  <wp:posOffset>882540</wp:posOffset>
                </wp:positionV>
                <wp:extent cx="5274310" cy="3982278"/>
                <wp:effectExtent l="0" t="0" r="2540" b="0"/>
                <wp:wrapTopAndBottom/>
                <wp:docPr id="76" name="组合 76"/>
                <wp:cNvGraphicFramePr/>
                <a:graphic xmlns:a="http://schemas.openxmlformats.org/drawingml/2006/main">
                  <a:graphicData uri="http://schemas.microsoft.com/office/word/2010/wordprocessingGroup">
                    <wpg:wgp>
                      <wpg:cNvGrpSpPr/>
                      <wpg:grpSpPr>
                        <a:xfrm>
                          <a:off x="0" y="0"/>
                          <a:ext cx="5274310" cy="3982278"/>
                          <a:chOff x="0" y="0"/>
                          <a:chExt cx="5274310" cy="3982278"/>
                        </a:xfrm>
                      </wpg:grpSpPr>
                      <wps:wsp>
                        <wps:cNvPr id="69" name="文本框 69"/>
                        <wps:cNvSpPr txBox="1"/>
                        <wps:spPr>
                          <a:xfrm>
                            <a:off x="0" y="3586038"/>
                            <a:ext cx="5274310" cy="396240"/>
                          </a:xfrm>
                          <a:prstGeom prst="rect">
                            <a:avLst/>
                          </a:prstGeom>
                          <a:solidFill>
                            <a:prstClr val="white"/>
                          </a:solidFill>
                          <a:ln>
                            <a:noFill/>
                          </a:ln>
                        </wps:spPr>
                        <wps:txbx>
                          <w:txbxContent>
                            <w:p w14:paraId="32120D13" w14:textId="4FC93F75" w:rsidR="00767999" w:rsidRDefault="00767999" w:rsidP="00EE0A1D">
                              <w:pPr>
                                <w:pStyle w:val="a3"/>
                                <w:jc w:val="center"/>
                                <w:rPr>
                                  <w:noProof/>
                                </w:rPr>
                              </w:pPr>
                              <w:bookmarkStart w:id="1" w:name="_Ref532980972"/>
                              <w:bookmarkStart w:id="2"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1"/>
                              <w:r>
                                <w:t xml:space="preserve">. </w:t>
                              </w:r>
                              <w:r w:rsidR="006E5419">
                                <w:rPr>
                                  <w:rFonts w:hint="eastAsia"/>
                                </w:rPr>
                                <w:t>（</w:t>
                              </w:r>
                              <w:r w:rsidR="006E5419">
                                <w:rPr>
                                  <w:rFonts w:hint="eastAsia"/>
                                </w:rPr>
                                <w:t>a</w:t>
                              </w:r>
                              <w:r w:rsidR="006E5419">
                                <w:rPr>
                                  <w:rFonts w:hint="eastAsia"/>
                                </w:rPr>
                                <w:t>）</w:t>
                              </w:r>
                              <w:r>
                                <w:t>预测流程</w:t>
                              </w:r>
                              <w:bookmarkEnd w:id="2"/>
                              <w:r w:rsidR="0035688A">
                                <w:rPr>
                                  <w:rFonts w:hint="eastAsia"/>
                                </w:rPr>
                                <w:t>图；（</w:t>
                              </w:r>
                              <w:r w:rsidR="0035688A">
                                <w:rPr>
                                  <w:rFonts w:hint="eastAsia"/>
                                </w:rPr>
                                <w:t>b</w:t>
                              </w:r>
                              <w:r w:rsidR="0035688A">
                                <w:rPr>
                                  <w:rFonts w:hint="eastAsia"/>
                                </w:rPr>
                                <w:t>）数据切割过程；（</w:t>
                              </w:r>
                              <w:r w:rsidR="0035688A">
                                <w:rPr>
                                  <w:rFonts w:hint="eastAsia"/>
                                </w:rPr>
                                <w:t>c</w:t>
                              </w:r>
                              <w:r w:rsidR="0035688A">
                                <w:rPr>
                                  <w:rFonts w:hint="eastAsia"/>
                                </w:rPr>
                                <w:t>）流量、血氧信号特征提取；（</w:t>
                              </w:r>
                              <w:r w:rsidR="0035688A">
                                <w:rPr>
                                  <w:rFonts w:hint="eastAsia"/>
                                </w:rPr>
                                <w:t>d</w:t>
                              </w:r>
                              <w:r w:rsidR="0035688A">
                                <w:rPr>
                                  <w:rFonts w:hint="eastAsia"/>
                                </w:rPr>
                                <w:t>）级联分类器预测过程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75" name="组合 75"/>
                        <wpg:cNvGrpSpPr/>
                        <wpg:grpSpPr>
                          <a:xfrm>
                            <a:off x="0" y="0"/>
                            <a:ext cx="5274310" cy="3560693"/>
                            <a:chOff x="0" y="0"/>
                            <a:chExt cx="5274310" cy="3560693"/>
                          </a:xfrm>
                        </wpg:grpSpPr>
                        <pic:pic xmlns:pic="http://schemas.openxmlformats.org/drawingml/2006/picture">
                          <pic:nvPicPr>
                            <pic:cNvPr id="74" name="图片 7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251835"/>
                            </a:xfrm>
                            <a:prstGeom prst="rect">
                              <a:avLst/>
                            </a:prstGeom>
                          </pic:spPr>
                        </pic:pic>
                        <wps:wsp>
                          <wps:cNvPr id="33" name="文本框 33"/>
                          <wps:cNvSpPr txBox="1"/>
                          <wps:spPr>
                            <a:xfrm>
                              <a:off x="771276" y="3252083"/>
                              <a:ext cx="344170" cy="308610"/>
                            </a:xfrm>
                            <a:prstGeom prst="rect">
                              <a:avLst/>
                            </a:prstGeom>
                            <a:noFill/>
                            <a:ln w="6350">
                              <a:noFill/>
                            </a:ln>
                          </wps:spPr>
                          <wps:txbx>
                            <w:txbxContent>
                              <w:p w14:paraId="5819837B" w14:textId="68F7E242" w:rsidR="00767999" w:rsidRDefault="00767999">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文本框 34"/>
                          <wps:cNvSpPr txBox="1"/>
                          <wps:spPr>
                            <a:xfrm>
                              <a:off x="3371353" y="858740"/>
                              <a:ext cx="344384" cy="308758"/>
                            </a:xfrm>
                            <a:prstGeom prst="rect">
                              <a:avLst/>
                            </a:prstGeom>
                            <a:noFill/>
                            <a:ln w="6350">
                              <a:noFill/>
                            </a:ln>
                          </wps:spPr>
                          <wps:txbx>
                            <w:txbxContent>
                              <w:p w14:paraId="5C6923B0" w14:textId="69660FB8" w:rsidR="00767999" w:rsidRDefault="00767999" w:rsidP="00767999">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文本框 35"/>
                          <wps:cNvSpPr txBox="1"/>
                          <wps:spPr>
                            <a:xfrm>
                              <a:off x="3371353" y="2154803"/>
                              <a:ext cx="344384" cy="308758"/>
                            </a:xfrm>
                            <a:prstGeom prst="rect">
                              <a:avLst/>
                            </a:prstGeom>
                            <a:noFill/>
                            <a:ln w="6350">
                              <a:noFill/>
                            </a:ln>
                          </wps:spPr>
                          <wps:txbx>
                            <w:txbxContent>
                              <w:p w14:paraId="276BCC9E" w14:textId="7DA20555" w:rsidR="00767999" w:rsidRDefault="00767999" w:rsidP="00767999">
                                <w:r>
                                  <w:rPr>
                                    <w:rFonts w:hint="eastAsia"/>
                                  </w:rPr>
                                  <w:t>(</w:t>
                                </w:r>
                                <w:r w:rsidR="00C27169">
                                  <w: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文本框 36"/>
                          <wps:cNvSpPr txBox="1"/>
                          <wps:spPr>
                            <a:xfrm>
                              <a:off x="3363402" y="3196424"/>
                              <a:ext cx="344170" cy="308610"/>
                            </a:xfrm>
                            <a:prstGeom prst="rect">
                              <a:avLst/>
                            </a:prstGeom>
                            <a:noFill/>
                            <a:ln w="6350">
                              <a:noFill/>
                            </a:ln>
                          </wps:spPr>
                          <wps:txbx>
                            <w:txbxContent>
                              <w:p w14:paraId="6D41257F" w14:textId="428F6B1A" w:rsidR="00767999" w:rsidRDefault="00767999" w:rsidP="00767999">
                                <w:r>
                                  <w:rPr>
                                    <w:rFonts w:hint="eastAsia"/>
                                  </w:rPr>
                                  <w:t>(</w:t>
                                </w:r>
                                <w:r w:rsidR="00C27169">
                                  <w:t>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DC52318" id="组合 76" o:spid="_x0000_s1026" style="position:absolute;left:0;text-align:left;margin-left:.15pt;margin-top:69.5pt;width:415.3pt;height:313.55pt;z-index:251721728" coordsize="52743,3982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">
                <v:shapetype id="_x0000_t202" coordsize="21600,21600" o:spt="202" path="m,l,21600r21600,l21600,xe">
                  <v:stroke joinstyle="miter"/>
                  <v:path gradientshapeok="t" o:connecttype="rect"/>
                </v:shapetype>
                <v:shape id="文本框 69" o:spid="_x0000_s1027" type="#_x0000_t202" style="position:absolute;top:35860;width:5274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32120D13" w14:textId="4FC93F75" w:rsidR="00767999" w:rsidRDefault="00767999" w:rsidP="00EE0A1D">
                        <w:pPr>
                          <w:pStyle w:val="a3"/>
                          <w:jc w:val="center"/>
                          <w:rPr>
                            <w:noProof/>
                          </w:rPr>
                        </w:pPr>
                        <w:bookmarkStart w:id="3" w:name="_Ref532980972"/>
                        <w:bookmarkStart w:id="4"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3"/>
                        <w:r>
                          <w:t xml:space="preserve">. </w:t>
                        </w:r>
                        <w:r w:rsidR="006E5419">
                          <w:rPr>
                            <w:rFonts w:hint="eastAsia"/>
                          </w:rPr>
                          <w:t>（</w:t>
                        </w:r>
                        <w:r w:rsidR="006E5419">
                          <w:rPr>
                            <w:rFonts w:hint="eastAsia"/>
                          </w:rPr>
                          <w:t>a</w:t>
                        </w:r>
                        <w:r w:rsidR="006E5419">
                          <w:rPr>
                            <w:rFonts w:hint="eastAsia"/>
                          </w:rPr>
                          <w:t>）</w:t>
                        </w:r>
                        <w:r>
                          <w:t>预测流程</w:t>
                        </w:r>
                        <w:bookmarkEnd w:id="4"/>
                        <w:r w:rsidR="0035688A">
                          <w:rPr>
                            <w:rFonts w:hint="eastAsia"/>
                          </w:rPr>
                          <w:t>图；（</w:t>
                        </w:r>
                        <w:r w:rsidR="0035688A">
                          <w:rPr>
                            <w:rFonts w:hint="eastAsia"/>
                          </w:rPr>
                          <w:t>b</w:t>
                        </w:r>
                        <w:r w:rsidR="0035688A">
                          <w:rPr>
                            <w:rFonts w:hint="eastAsia"/>
                          </w:rPr>
                          <w:t>）数据切割过程；（</w:t>
                        </w:r>
                        <w:r w:rsidR="0035688A">
                          <w:rPr>
                            <w:rFonts w:hint="eastAsia"/>
                          </w:rPr>
                          <w:t>c</w:t>
                        </w:r>
                        <w:r w:rsidR="0035688A">
                          <w:rPr>
                            <w:rFonts w:hint="eastAsia"/>
                          </w:rPr>
                          <w:t>）流量、血氧信号特征提取；（</w:t>
                        </w:r>
                        <w:r w:rsidR="0035688A">
                          <w:rPr>
                            <w:rFonts w:hint="eastAsia"/>
                          </w:rPr>
                          <w:t>d</w:t>
                        </w:r>
                        <w:r w:rsidR="0035688A">
                          <w:rPr>
                            <w:rFonts w:hint="eastAsia"/>
                          </w:rPr>
                          <w:t>）级联分类器预测过程</w:t>
                        </w:r>
                      </w:p>
                    </w:txbxContent>
                  </v:textbox>
                </v:shape>
                <v:group id="组合 75" o:spid="_x0000_s1028" style="position:absolute;width:52743;height:35606" coordsize="52743,3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4" o:spid="_x0000_s1029" type="#_x0000_t75" style="position:absolute;width:52743;height:32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">
                    <v:imagedata r:id="rId8" o:title=""/>
                  </v:shape>
                  <v:shape id="文本框 33" o:spid="_x0000_s1030" type="#_x0000_t202" style="position:absolute;left:7712;top:32520;width:344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5819837B" w14:textId="68F7E242" w:rsidR="00767999" w:rsidRDefault="00767999">
                          <w:r>
                            <w:rPr>
                              <w:rFonts w:hint="eastAsia"/>
                            </w:rPr>
                            <w:t>(</w:t>
                          </w:r>
                          <w:r>
                            <w:t>a)</w:t>
                          </w:r>
                        </w:p>
                      </w:txbxContent>
                    </v:textbox>
                  </v:shape>
                  <v:shape id="文本框 34" o:spid="_x0000_s1031" type="#_x0000_t202" style="position:absolute;left:33713;top:8587;width:3444;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5C6923B0" w14:textId="69660FB8" w:rsidR="00767999" w:rsidRDefault="00767999" w:rsidP="00767999">
                          <w:r>
                            <w:rPr>
                              <w:rFonts w:hint="eastAsia"/>
                            </w:rPr>
                            <w:t>(</w:t>
                          </w:r>
                          <w:r>
                            <w:t>b)</w:t>
                          </w:r>
                        </w:p>
                      </w:txbxContent>
                    </v:textbox>
                  </v:shape>
                  <v:shape id="文本框 35" o:spid="_x0000_s1032" type="#_x0000_t202" style="position:absolute;left:33713;top:21548;width:3444;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276BCC9E" w14:textId="7DA20555" w:rsidR="00767999" w:rsidRDefault="00767999" w:rsidP="00767999">
                          <w:r>
                            <w:rPr>
                              <w:rFonts w:hint="eastAsia"/>
                            </w:rPr>
                            <w:t>(</w:t>
                          </w:r>
                          <w:r w:rsidR="00C27169">
                            <w:t>c</w:t>
                          </w:r>
                          <w:r>
                            <w:t>)</w:t>
                          </w:r>
                        </w:p>
                      </w:txbxContent>
                    </v:textbox>
                  </v:shape>
                  <v:shape id="文本框 36" o:spid="_x0000_s1033" type="#_x0000_t202" style="position:absolute;left:33634;top:31964;width:344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6D41257F" w14:textId="428F6B1A" w:rsidR="00767999" w:rsidRDefault="00767999" w:rsidP="00767999">
                          <w:r>
                            <w:rPr>
                              <w:rFonts w:hint="eastAsia"/>
                            </w:rPr>
                            <w:t>(</w:t>
                          </w:r>
                          <w:r w:rsidR="00C27169">
                            <w:t>d</w:t>
                          </w:r>
                          <w:r>
                            <w:t>)</w:t>
                          </w:r>
                        </w:p>
                      </w:txbxContent>
                    </v:textbox>
                  </v:shape>
                </v:group>
                <w10:wrap type="topAndBottom"/>
              </v:group>
            </w:pict>
          </mc:Fallback>
        </mc:AlternateContent>
      </w:r>
      <w:r w:rsidR="001A71FE">
        <w:rPr>
          <w:rFonts w:hint="eastAsia"/>
        </w:rPr>
        <w:t>我们使用基于事件的检测方法对SAHS进行预测（</w:t>
      </w:r>
      <w:r w:rsidR="00EA59EA">
        <w:fldChar w:fldCharType="begin"/>
      </w:r>
      <w:r w:rsidR="00EA59EA">
        <w:instrText xml:space="preserve"> </w:instrText>
      </w:r>
      <w:r w:rsidR="00EA59EA">
        <w:rPr>
          <w:rFonts w:hint="eastAsia"/>
        </w:rPr>
        <w:instrText>REF _Ref532980972 \h</w:instrText>
      </w:r>
      <w:r w:rsidR="00EA59EA">
        <w:instrText xml:space="preserve"> </w:instrText>
      </w:r>
      <w:r w:rsidR="00EA59EA">
        <w:fldChar w:fldCharType="separate"/>
      </w:r>
      <w:r w:rsidR="00EA59EA">
        <w:t xml:space="preserve">图 </w:t>
      </w:r>
      <w:r w:rsidR="00EA59EA">
        <w:rPr>
          <w:noProof/>
        </w:rPr>
        <w:t>1</w:t>
      </w:r>
      <w:r w:rsidR="00EA59EA">
        <w:fldChar w:fldCharType="end"/>
      </w:r>
      <w:r w:rsidR="00EA59EA">
        <w:rPr>
          <w:rFonts w:hint="eastAsia"/>
        </w:rPr>
        <w:t>（a）</w:t>
      </w:r>
      <w:r w:rsidR="001A71FE">
        <w:rPr>
          <w:rFonts w:hint="eastAsia"/>
        </w:rPr>
        <w:t>）</w:t>
      </w:r>
      <w:r w:rsidR="00EA59EA">
        <w:rPr>
          <w:rFonts w:hint="eastAsia"/>
        </w:rPr>
        <w:t>，具体包含以下几个步骤</w:t>
      </w:r>
      <w:r w:rsidR="003E5245">
        <w:rPr>
          <w:rFonts w:hint="eastAsia"/>
        </w:rPr>
        <w:t>：1）对原始信号进行滤波、分段等必要的预处理</w:t>
      </w:r>
      <w:r w:rsidR="00175F29">
        <w:rPr>
          <w:rFonts w:hint="eastAsia"/>
        </w:rPr>
        <w:t>（</w:t>
      </w:r>
      <w:r w:rsidR="00175F29">
        <w:fldChar w:fldCharType="begin"/>
      </w:r>
      <w:r w:rsidR="00175F29">
        <w:instrText xml:space="preserve"> </w:instrText>
      </w:r>
      <w:r w:rsidR="00175F29">
        <w:rPr>
          <w:rFonts w:hint="eastAsia"/>
        </w:rPr>
        <w:instrText>REF _Ref532980972 \h</w:instrText>
      </w:r>
      <w:r w:rsidR="00175F29">
        <w:instrText xml:space="preserve"> </w:instrText>
      </w:r>
      <w:r w:rsidR="00175F29">
        <w:fldChar w:fldCharType="separate"/>
      </w:r>
      <w:r w:rsidR="00175F29">
        <w:t xml:space="preserve">图 </w:t>
      </w:r>
      <w:r w:rsidR="00175F29">
        <w:rPr>
          <w:noProof/>
        </w:rPr>
        <w:t>1</w:t>
      </w:r>
      <w:r w:rsidR="00175F29">
        <w:fldChar w:fldCharType="end"/>
      </w:r>
      <w:r w:rsidR="00175F29">
        <w:rPr>
          <w:rFonts w:hint="eastAsia"/>
        </w:rPr>
        <w:t>（b））</w:t>
      </w:r>
      <w:r w:rsidR="003E5245">
        <w:rPr>
          <w:rFonts w:hint="eastAsia"/>
        </w:rPr>
        <w:t>；2）</w:t>
      </w:r>
      <w:r w:rsidR="000002C6">
        <w:rPr>
          <w:rFonts w:hint="eastAsia"/>
        </w:rPr>
        <w:t>从每个数据片段中</w:t>
      </w:r>
      <w:r w:rsidR="003E5245">
        <w:rPr>
          <w:rFonts w:hint="eastAsia"/>
        </w:rPr>
        <w:t>提取指定的特征集合</w:t>
      </w:r>
      <w:r w:rsidR="00175F29">
        <w:rPr>
          <w:rFonts w:hint="eastAsia"/>
        </w:rPr>
        <w:t>（</w:t>
      </w:r>
      <w:r w:rsidR="00175F29">
        <w:fldChar w:fldCharType="begin"/>
      </w:r>
      <w:r w:rsidR="00175F29">
        <w:instrText xml:space="preserve"> </w:instrText>
      </w:r>
      <w:r w:rsidR="00175F29">
        <w:rPr>
          <w:rFonts w:hint="eastAsia"/>
        </w:rPr>
        <w:instrText>REF _Ref532980972 \h</w:instrText>
      </w:r>
      <w:r w:rsidR="00175F29">
        <w:instrText xml:space="preserve"> </w:instrText>
      </w:r>
      <w:r w:rsidR="00175F29">
        <w:fldChar w:fldCharType="separate"/>
      </w:r>
      <w:r w:rsidR="00175F29">
        <w:t xml:space="preserve">图 </w:t>
      </w:r>
      <w:r w:rsidR="00175F29">
        <w:rPr>
          <w:noProof/>
        </w:rPr>
        <w:t>1</w:t>
      </w:r>
      <w:r w:rsidR="00175F29">
        <w:fldChar w:fldCharType="end"/>
      </w:r>
      <w:r w:rsidR="00175F29">
        <w:rPr>
          <w:rFonts w:hint="eastAsia"/>
        </w:rPr>
        <w:t>（c））</w:t>
      </w:r>
      <w:r w:rsidR="003E5245">
        <w:rPr>
          <w:rFonts w:hint="eastAsia"/>
        </w:rPr>
        <w:t>；3）</w:t>
      </w:r>
      <w:r w:rsidR="00175F29">
        <w:rPr>
          <w:rFonts w:hint="eastAsia"/>
        </w:rPr>
        <w:t>级联分类器对每个数据片段进行预测输出预测结果序列（</w:t>
      </w:r>
      <w:r w:rsidR="00175F29">
        <w:fldChar w:fldCharType="begin"/>
      </w:r>
      <w:r w:rsidR="00175F29">
        <w:instrText xml:space="preserve"> </w:instrText>
      </w:r>
      <w:r w:rsidR="00175F29">
        <w:rPr>
          <w:rFonts w:hint="eastAsia"/>
        </w:rPr>
        <w:instrText>REF _Ref532980972 \h</w:instrText>
      </w:r>
      <w:r w:rsidR="00175F29">
        <w:instrText xml:space="preserve"> </w:instrText>
      </w:r>
      <w:r w:rsidR="00175F29">
        <w:fldChar w:fldCharType="separate"/>
      </w:r>
      <w:r w:rsidR="00175F29">
        <w:t xml:space="preserve">图 </w:t>
      </w:r>
      <w:r w:rsidR="00175F29">
        <w:rPr>
          <w:noProof/>
        </w:rPr>
        <w:t>1</w:t>
      </w:r>
      <w:r w:rsidR="00175F29">
        <w:fldChar w:fldCharType="end"/>
      </w:r>
      <w:r w:rsidR="00175F29">
        <w:rPr>
          <w:rFonts w:hint="eastAsia"/>
        </w:rPr>
        <w:t>（d））</w:t>
      </w:r>
      <w:r w:rsidR="003E5245">
        <w:rPr>
          <w:rFonts w:hint="eastAsia"/>
        </w:rPr>
        <w:t>；4）经过事件检测器计算出AHI指数对SAHS严重程度</w:t>
      </w:r>
      <w:r w:rsidR="0019591B">
        <w:rPr>
          <w:rFonts w:hint="eastAsia"/>
        </w:rPr>
        <w:t>做出</w:t>
      </w:r>
      <w:r w:rsidR="003E5245">
        <w:rPr>
          <w:rFonts w:hint="eastAsia"/>
        </w:rPr>
        <w:t>判断。</w:t>
      </w:r>
    </w:p>
    <w:p w14:paraId="5C484C06" w14:textId="348CEBED" w:rsidR="001A752A" w:rsidRDefault="001A752A" w:rsidP="003E5245"/>
    <w:p w14:paraId="7C3B8B7F" w14:textId="47E449DF" w:rsidR="00A474F0" w:rsidRDefault="00A474F0" w:rsidP="003E5245">
      <w:r>
        <w:rPr>
          <w:rFonts w:hint="eastAsia"/>
        </w:rPr>
        <w:lastRenderedPageBreak/>
        <w:t>这里需要注意的一点是我们通过级联两个随机森林分类器的方式输出1</w:t>
      </w:r>
      <w:r>
        <w:t>0</w:t>
      </w:r>
      <w:r>
        <w:rPr>
          <w:rFonts w:hint="eastAsia"/>
        </w:rPr>
        <w:t>秒数据片段的预测结果序列，这里之所以使用这样的设计是因为传统的切割数据方法有两个缺陷：一方面如果切割窗口过长的话（比如说6</w:t>
      </w:r>
      <w:r>
        <w:t>0</w:t>
      </w:r>
      <w:r>
        <w:rPr>
          <w:rFonts w:hint="eastAsia"/>
        </w:rPr>
        <w:t>秒窗口）会造成之后的预测结果序列分辨率不高的情况，有可能会将相邻较近的两次SAHS事件预测成一次SAHS事件（</w:t>
      </w:r>
      <w:r w:rsidR="00C74647">
        <w:fldChar w:fldCharType="begin"/>
      </w:r>
      <w:r w:rsidR="00C74647">
        <w:instrText xml:space="preserve"> </w:instrText>
      </w:r>
      <w:r w:rsidR="00C74647">
        <w:rPr>
          <w:rFonts w:hint="eastAsia"/>
        </w:rPr>
        <w:instrText>REF _Ref532981117 \h</w:instrText>
      </w:r>
      <w:r w:rsidR="00C74647">
        <w:instrText xml:space="preserve"> </w:instrText>
      </w:r>
      <w:r w:rsidR="00C74647">
        <w:fldChar w:fldCharType="separate"/>
      </w:r>
      <w:r w:rsidR="00D53521">
        <w:t xml:space="preserve">图 </w:t>
      </w:r>
      <w:r w:rsidR="00D53521">
        <w:rPr>
          <w:noProof/>
        </w:rPr>
        <w:t>2</w:t>
      </w:r>
      <w:r w:rsidR="00C74647">
        <w:fldChar w:fldCharType="end"/>
      </w:r>
      <w:r>
        <w:rPr>
          <w:rFonts w:hint="eastAsia"/>
        </w:rPr>
        <w:t>（a））；另外一方面如果切割窗口过短的话（比如说5秒窗口），</w:t>
      </w:r>
      <w:r w:rsidR="008D3739">
        <w:rPr>
          <w:rFonts w:hint="eastAsia"/>
        </w:rPr>
        <w:t>单个</w:t>
      </w:r>
      <w:r>
        <w:rPr>
          <w:rFonts w:hint="eastAsia"/>
        </w:rPr>
        <w:t>数据片段中可能只</w:t>
      </w:r>
      <w:r w:rsidR="00587828">
        <w:rPr>
          <w:rFonts w:hint="eastAsia"/>
        </w:rPr>
        <w:t>包含</w:t>
      </w:r>
      <w:r>
        <w:rPr>
          <w:rFonts w:hint="eastAsia"/>
        </w:rPr>
        <w:t>一次完整呼吸甚至</w:t>
      </w:r>
      <w:r w:rsidR="00587828">
        <w:rPr>
          <w:rFonts w:hint="eastAsia"/>
        </w:rPr>
        <w:t>不能覆盖一次完整呼吸，这样的话难以提取出有效特征进行预测。</w:t>
      </w:r>
      <w:r>
        <w:rPr>
          <w:rFonts w:hint="eastAsia"/>
        </w:rPr>
        <w:t>（</w:t>
      </w:r>
      <w:r w:rsidR="00C74647">
        <w:fldChar w:fldCharType="begin"/>
      </w:r>
      <w:r w:rsidR="00C74647">
        <w:instrText xml:space="preserve"> </w:instrText>
      </w:r>
      <w:r w:rsidR="00C74647">
        <w:rPr>
          <w:rFonts w:hint="eastAsia"/>
        </w:rPr>
        <w:instrText>REF _Ref532981117 \h</w:instrText>
      </w:r>
      <w:r w:rsidR="00C74647">
        <w:instrText xml:space="preserve"> </w:instrText>
      </w:r>
      <w:r w:rsidR="00C74647">
        <w:fldChar w:fldCharType="separate"/>
      </w:r>
      <w:r w:rsidR="00DD1662">
        <w:t xml:space="preserve">图 </w:t>
      </w:r>
      <w:r w:rsidR="00DD1662">
        <w:rPr>
          <w:noProof/>
        </w:rPr>
        <w:t>2</w:t>
      </w:r>
      <w:r w:rsidR="00C74647">
        <w:fldChar w:fldCharType="end"/>
      </w:r>
      <w:r>
        <w:rPr>
          <w:rFonts w:hint="eastAsia"/>
        </w:rPr>
        <w:t>（b）），所以综合以上两点考虑，我们决定使用一种级联分类器的设计方法解决这个问题。</w:t>
      </w:r>
    </w:p>
    <w:p w14:paraId="13AF7556" w14:textId="7E13BD1E" w:rsidR="00944CD9" w:rsidRPr="00A474F0" w:rsidRDefault="00944CD9" w:rsidP="003E5245">
      <w:r>
        <w:rPr>
          <w:noProof/>
        </w:rPr>
        <mc:AlternateContent>
          <mc:Choice Requires="wps">
            <w:drawing>
              <wp:anchor distT="0" distB="0" distL="114300" distR="114300" simplePos="0" relativeHeight="251637760" behindDoc="0" locked="0" layoutInCell="1" allowOverlap="1" wp14:anchorId="3236935D" wp14:editId="427FBFCD">
                <wp:simplePos x="0" y="0"/>
                <wp:positionH relativeFrom="column">
                  <wp:posOffset>-76200</wp:posOffset>
                </wp:positionH>
                <wp:positionV relativeFrom="paragraph">
                  <wp:posOffset>1290320</wp:posOffset>
                </wp:positionV>
                <wp:extent cx="535114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2A90C75D" w14:textId="4C2BD646" w:rsidR="00767999" w:rsidRDefault="00767999" w:rsidP="00944CD9">
                            <w:pPr>
                              <w:pStyle w:val="a3"/>
                              <w:jc w:val="center"/>
                              <w:rPr>
                                <w:noProof/>
                              </w:rPr>
                            </w:pPr>
                            <w:bookmarkStart w:id="5"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5"/>
                            <w:r>
                              <w:t xml:space="preserve">. </w:t>
                            </w:r>
                            <w:r>
                              <w:rPr>
                                <w:rFonts w:hint="eastAsia"/>
                              </w:rPr>
                              <w:t>（</w:t>
                            </w:r>
                            <w:r>
                              <w:rPr>
                                <w:rFonts w:hint="eastAsia"/>
                              </w:rPr>
                              <w:t>a</w:t>
                            </w:r>
                            <w:r>
                              <w:rPr>
                                <w:rFonts w:hint="eastAsia"/>
                              </w:rPr>
                              <w:t>）采用长窗口切割数据；（</w:t>
                            </w:r>
                            <w:r>
                              <w:rPr>
                                <w:rFonts w:hint="eastAsia"/>
                              </w:rPr>
                              <w:t>b</w:t>
                            </w:r>
                            <w:r>
                              <w:rPr>
                                <w:rFonts w:hint="eastAsia"/>
                              </w:rPr>
                              <w:t>）采用短窗口切割窗口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6935D" id="文本框 99" o:spid="_x0000_s1034" type="#_x0000_t202" style="position:absolute;left:0;text-align:left;margin-left:-6pt;margin-top:101.6pt;width:421.3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" stroked="f">
                <v:textbox style="mso-fit-shape-to-text:t" inset="0,0,0,0">
                  <w:txbxContent>
                    <w:p w14:paraId="2A90C75D" w14:textId="4C2BD646" w:rsidR="00767999" w:rsidRDefault="00767999" w:rsidP="00944CD9">
                      <w:pPr>
                        <w:pStyle w:val="a3"/>
                        <w:jc w:val="center"/>
                        <w:rPr>
                          <w:noProof/>
                        </w:rPr>
                      </w:pPr>
                      <w:bookmarkStart w:id="6"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6"/>
                      <w:r>
                        <w:t xml:space="preserve">. </w:t>
                      </w:r>
                      <w:r>
                        <w:rPr>
                          <w:rFonts w:hint="eastAsia"/>
                        </w:rPr>
                        <w:t>（</w:t>
                      </w:r>
                      <w:r>
                        <w:rPr>
                          <w:rFonts w:hint="eastAsia"/>
                        </w:rPr>
                        <w:t>a</w:t>
                      </w:r>
                      <w:r>
                        <w:rPr>
                          <w:rFonts w:hint="eastAsia"/>
                        </w:rPr>
                        <w:t>）采用长窗口切割数据；（</w:t>
                      </w:r>
                      <w:r>
                        <w:rPr>
                          <w:rFonts w:hint="eastAsia"/>
                        </w:rPr>
                        <w:t>b</w:t>
                      </w:r>
                      <w:r>
                        <w:rPr>
                          <w:rFonts w:hint="eastAsia"/>
                        </w:rPr>
                        <w:t>）采用短窗口切割窗口</w:t>
                      </w:r>
                    </w:p>
                  </w:txbxContent>
                </v:textbox>
                <w10:wrap type="topAndBottom"/>
              </v:shape>
            </w:pict>
          </mc:Fallback>
        </mc:AlternateContent>
      </w:r>
      <w:r>
        <w:rPr>
          <w:rFonts w:hint="eastAsia"/>
          <w:noProof/>
        </w:rPr>
        <mc:AlternateContent>
          <mc:Choice Requires="wpg">
            <w:drawing>
              <wp:anchor distT="0" distB="0" distL="114300" distR="114300" simplePos="0" relativeHeight="251635712" behindDoc="0" locked="0" layoutInCell="1" allowOverlap="1" wp14:anchorId="4EC40D1A" wp14:editId="39EDFB75">
                <wp:simplePos x="0" y="0"/>
                <wp:positionH relativeFrom="column">
                  <wp:posOffset>-76200</wp:posOffset>
                </wp:positionH>
                <wp:positionV relativeFrom="paragraph">
                  <wp:posOffset>0</wp:posOffset>
                </wp:positionV>
                <wp:extent cx="5351463" cy="1233488"/>
                <wp:effectExtent l="0" t="0" r="1905" b="5080"/>
                <wp:wrapTopAndBottom/>
                <wp:docPr id="98" name="组合 98"/>
                <wp:cNvGraphicFramePr/>
                <a:graphic xmlns:a="http://schemas.openxmlformats.org/drawingml/2006/main">
                  <a:graphicData uri="http://schemas.microsoft.com/office/word/2010/wordprocessingGroup">
                    <wpg:wgp>
                      <wpg:cNvGrpSpPr/>
                      <wpg:grpSpPr>
                        <a:xfrm>
                          <a:off x="0" y="0"/>
                          <a:ext cx="5351463" cy="1233488"/>
                          <a:chOff x="0" y="0"/>
                          <a:chExt cx="5351463" cy="1233488"/>
                        </a:xfrm>
                      </wpg:grpSpPr>
                      <pic:pic xmlns:pic="http://schemas.openxmlformats.org/drawingml/2006/picture">
                        <pic:nvPicPr>
                          <pic:cNvPr id="93" name="图片 93"/>
                          <pic:cNvPicPr>
                            <a:picLocks noChangeAspect="1"/>
                          </pic:cNvPicPr>
                        </pic:nvPicPr>
                        <pic:blipFill rotWithShape="1">
                          <a:blip r:embed="rId9" cstate="print">
                            <a:extLst>
                              <a:ext uri="{28A0092B-C50C-407E-A947-70E740481C1C}">
                                <a14:useLocalDpi xmlns:a14="http://schemas.microsoft.com/office/drawing/2010/main" val="0"/>
                              </a:ext>
                            </a:extLst>
                          </a:blip>
                          <a:srcRect t="51046" r="44070" b="1859"/>
                          <a:stretch/>
                        </pic:blipFill>
                        <pic:spPr bwMode="auto">
                          <a:xfrm>
                            <a:off x="2738438" y="304800"/>
                            <a:ext cx="2613025" cy="909320"/>
                          </a:xfrm>
                          <a:prstGeom prst="rect">
                            <a:avLst/>
                          </a:prstGeom>
                          <a:ln>
                            <a:noFill/>
                          </a:ln>
                          <a:extLst>
                            <a:ext uri="{53640926-AAD7-44D8-BBD7-CCE9431645EC}">
                              <a14:shadowObscured xmlns:a14="http://schemas.microsoft.com/office/drawing/2010/main"/>
                            </a:ext>
                          </a:extLst>
                        </pic:spPr>
                      </pic:pic>
                      <wps:wsp>
                        <wps:cNvPr id="94" name="文本框 94"/>
                        <wps:cNvSpPr txBox="1"/>
                        <wps:spPr>
                          <a:xfrm>
                            <a:off x="0" y="0"/>
                            <a:ext cx="499743" cy="297180"/>
                          </a:xfrm>
                          <a:prstGeom prst="rect">
                            <a:avLst/>
                          </a:prstGeom>
                          <a:noFill/>
                          <a:ln w="6350">
                            <a:noFill/>
                          </a:ln>
                        </wps:spPr>
                        <wps:txbx>
                          <w:txbxContent>
                            <w:p w14:paraId="0BF7FBB2" w14:textId="77777777" w:rsidR="00767999" w:rsidRDefault="00767999" w:rsidP="00944CD9">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95"/>
                        <wps:cNvSpPr txBox="1"/>
                        <wps:spPr>
                          <a:xfrm>
                            <a:off x="2671763" y="0"/>
                            <a:ext cx="499110" cy="297180"/>
                          </a:xfrm>
                          <a:prstGeom prst="rect">
                            <a:avLst/>
                          </a:prstGeom>
                          <a:noFill/>
                          <a:ln w="6350">
                            <a:noFill/>
                          </a:ln>
                        </wps:spPr>
                        <wps:txbx>
                          <w:txbxContent>
                            <w:p w14:paraId="437F980E" w14:textId="77777777" w:rsidR="00767999" w:rsidRDefault="00767999" w:rsidP="00944CD9">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7" name="图片 97"/>
                          <pic:cNvPicPr>
                            <a:picLocks noChangeAspect="1"/>
                          </pic:cNvPicPr>
                        </pic:nvPicPr>
                        <pic:blipFill rotWithShape="1">
                          <a:blip r:embed="rId9" cstate="print">
                            <a:extLst>
                              <a:ext uri="{28A0092B-C50C-407E-A947-70E740481C1C}">
                                <a14:useLocalDpi xmlns:a14="http://schemas.microsoft.com/office/drawing/2010/main" val="0"/>
                              </a:ext>
                            </a:extLst>
                          </a:blip>
                          <a:srcRect r="44070" b="51441"/>
                          <a:stretch/>
                        </pic:blipFill>
                        <pic:spPr bwMode="auto">
                          <a:xfrm>
                            <a:off x="76200" y="280988"/>
                            <a:ext cx="2614295" cy="952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EC40D1A" id="组合 98" o:spid="_x0000_s1035" style="position:absolute;left:0;text-align:left;margin-left:-6pt;margin-top:0;width:421.4pt;height:97.15pt;z-index:251635712" coordsize="53514,1233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">
                <v:shape id="图片 93" o:spid="_x0000_s1036" type="#_x0000_t75" style="position:absolute;left:27384;top:3048;width:26130;height: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">
                  <v:imagedata r:id="rId10" o:title="" croptop="33454f" cropbottom="1218f" cropright="28882f"/>
                </v:shape>
                <v:shape id="文本框 94" o:spid="_x0000_s1037"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0BF7FBB2" w14:textId="77777777" w:rsidR="00767999" w:rsidRDefault="00767999" w:rsidP="00944CD9">
                        <w:r>
                          <w:rPr>
                            <w:rFonts w:hint="eastAsia"/>
                          </w:rPr>
                          <w:t>（a）</w:t>
                        </w:r>
                      </w:p>
                    </w:txbxContent>
                  </v:textbox>
                </v:shape>
                <v:shape id="文本框 95" o:spid="_x0000_s1038" type="#_x0000_t202" style="position:absolute;left:26717;width:49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437F980E" w14:textId="77777777" w:rsidR="00767999" w:rsidRDefault="00767999" w:rsidP="00944CD9">
                        <w:r>
                          <w:rPr>
                            <w:rFonts w:hint="eastAsia"/>
                          </w:rPr>
                          <w:t>（</w:t>
                        </w:r>
                        <w:r>
                          <w:t>b</w:t>
                        </w:r>
                        <w:r>
                          <w:rPr>
                            <w:rFonts w:hint="eastAsia"/>
                          </w:rPr>
                          <w:t>）</w:t>
                        </w:r>
                      </w:p>
                    </w:txbxContent>
                  </v:textbox>
                </v:shape>
                <v:shape id="图片 97" o:spid="_x0000_s1039" type="#_x0000_t75" style="position:absolute;left:762;top:2809;width:26142;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">
                  <v:imagedata r:id="rId10" o:title="" cropbottom="33712f" cropright="28882f"/>
                </v:shape>
                <w10:wrap type="topAndBottom"/>
              </v:group>
            </w:pict>
          </mc:Fallback>
        </mc:AlternateContent>
      </w:r>
    </w:p>
    <w:p w14:paraId="71C723CF" w14:textId="0E309DCA" w:rsidR="003E5245" w:rsidRPr="00983659" w:rsidRDefault="003E5245" w:rsidP="003E5245">
      <w:pPr>
        <w:rPr>
          <w:b/>
        </w:rPr>
      </w:pPr>
      <w:r>
        <w:rPr>
          <w:rFonts w:hint="eastAsia"/>
          <w:b/>
        </w:rPr>
        <w:t>2.</w:t>
      </w:r>
      <w:r>
        <w:rPr>
          <w:b/>
        </w:rPr>
        <w:t xml:space="preserve">3 </w:t>
      </w:r>
      <w:r>
        <w:rPr>
          <w:rFonts w:hint="eastAsia"/>
          <w:b/>
        </w:rPr>
        <w:t>信号预处理</w:t>
      </w:r>
    </w:p>
    <w:p w14:paraId="2C455333" w14:textId="1C4BBB20" w:rsidR="00B97BFB" w:rsidRPr="000C1FD6" w:rsidRDefault="003E5245" w:rsidP="00B97BFB">
      <w:pPr>
        <w:rPr>
          <w:highlight w:val="yellow"/>
        </w:rPr>
      </w:pPr>
      <w:r>
        <w:rPr>
          <w:rFonts w:hint="eastAsia"/>
        </w:rPr>
        <w:t>信号预处理包括以下几个步骤：1）信号降采样。数据库中的原始信号采样率为1</w:t>
      </w:r>
      <w:r>
        <w:t>28</w:t>
      </w:r>
      <w:r>
        <w:rPr>
          <w:rFonts w:hint="eastAsia"/>
        </w:rPr>
        <w:t>Hz，而成年人正常呼吸频率在1</w:t>
      </w:r>
      <w:r w:rsidR="000C1FD6">
        <w:t>4</w:t>
      </w:r>
      <w:r>
        <w:rPr>
          <w:rFonts w:hint="eastAsia"/>
        </w:rPr>
        <w:t>-</w:t>
      </w:r>
      <w:r>
        <w:t>20</w:t>
      </w:r>
      <w:r>
        <w:rPr>
          <w:rFonts w:hint="eastAsia"/>
        </w:rPr>
        <w:t>次每分钟</w:t>
      </w:r>
      <w:r w:rsidR="000C1FD6">
        <w:fldChar w:fldCharType="begin"/>
      </w:r>
      <w:r w:rsidR="000C1FD6">
        <w:instrText xml:space="preserve"> ADDIN EN.CITE &lt;EndNote&gt;&lt;Cite&gt;&lt;Author&gt;Rostig&lt;/Author&gt;&lt;Year&gt;2005&lt;/Year&gt;&lt;RecNum&gt;22&lt;/RecNum&gt;&lt;DisplayText&gt;&lt;style face="superscript"&gt;[20]&lt;/style&gt;&lt;/DisplayText&gt;&lt;record&gt;&lt;rec-number&gt;22&lt;/rec-number&gt;&lt;foreign-keys&gt;&lt;key app="EN" db-id="5zp0rzevixdad7eps2dpfwx9vfwwaafzs5ts" timestamp="1545740404"&gt;22&lt;/key&gt;&lt;/foreign-keys&gt;&lt;ref-type name="Journal Article"&gt;17&lt;/ref-type&gt;&lt;contributors&gt;&lt;authors&gt;&lt;author&gt;Rostig, S.&lt;/author&gt;&lt;author&gt;Kantelhardt, J. W.&lt;/author&gt;&lt;author&gt;Penzel, T.&lt;/author&gt;&lt;author&gt;Cassel, W.&lt;/author&gt;&lt;author&gt;Peter, J. H.&lt;/author&gt;&lt;author&gt;Vogelmeier, C.&lt;/author&gt;&lt;author&gt;Becker, H. F.&lt;/author&gt;&lt;author&gt;Jerrentrup, A.&lt;/author&gt;&lt;/authors&gt;&lt;/contributors&gt;&lt;titles&gt;&lt;title&gt;Nonrandom variability of respiration during sleep in healthy humans&lt;/title&gt;&lt;secondary-title&gt;Sleep&lt;/secondary-title&gt;&lt;/titles&gt;&lt;periodical&gt;&lt;full-title&gt;Sleep&lt;/full-title&gt;&lt;/periodical&gt;&lt;pages&gt;411-417&lt;/pages&gt;&lt;volume&gt;28&lt;/volume&gt;&lt;number&gt;4&lt;/number&gt;&lt;dates&gt;&lt;year&gt;2005&lt;/year&gt;&lt;pub-dates&gt;&lt;date&gt;Apr 1&lt;/date&gt;&lt;/pub-dates&gt;&lt;/dates&gt;&lt;isbn&gt;1550-9109&lt;/isbn&gt;&lt;accession-num&gt;WOS:000228134900006&lt;/accession-num&gt;&lt;urls&gt;&lt;related-urls&gt;&lt;url&gt;&amp;lt;Go to ISI&amp;gt;://WOS:000228134900006&lt;/url&gt;&lt;/related-urls&gt;&lt;/urls&gt;&lt;electronic-resource-num&gt;10.1093/sleep/28.4.411&lt;/electronic-resource-num&gt;&lt;/record&gt;&lt;/Cite&gt;&lt;/EndNote&gt;</w:instrText>
      </w:r>
      <w:r w:rsidR="000C1FD6">
        <w:fldChar w:fldCharType="separate"/>
      </w:r>
      <w:r w:rsidR="000C1FD6" w:rsidRPr="000C1FD6">
        <w:rPr>
          <w:noProof/>
          <w:vertAlign w:val="superscript"/>
        </w:rPr>
        <w:t>[20]</w:t>
      </w:r>
      <w:r w:rsidR="000C1FD6">
        <w:fldChar w:fldCharType="end"/>
      </w:r>
      <w:r>
        <w:rPr>
          <w:rFonts w:hint="eastAsia"/>
        </w:rPr>
        <w:t>，</w:t>
      </w:r>
      <w:r w:rsidR="000C1FD6">
        <w:rPr>
          <w:rFonts w:hint="eastAsia"/>
        </w:rPr>
        <w:t>对应</w:t>
      </w:r>
      <w:r>
        <w:rPr>
          <w:rFonts w:hint="eastAsia"/>
        </w:rPr>
        <w:t>0</w:t>
      </w:r>
      <w:r>
        <w:t>.2</w:t>
      </w:r>
      <w:r w:rsidR="000C1FD6">
        <w:t>3</w:t>
      </w:r>
      <w:r>
        <w:rPr>
          <w:rFonts w:hint="eastAsia"/>
        </w:rPr>
        <w:t>-</w:t>
      </w:r>
      <w:r>
        <w:t>0.33</w:t>
      </w:r>
      <w:r>
        <w:rPr>
          <w:rFonts w:hint="eastAsia"/>
        </w:rPr>
        <w:t>Hz，所以为了</w:t>
      </w:r>
      <w:r w:rsidR="0019591B">
        <w:rPr>
          <w:rFonts w:hint="eastAsia"/>
        </w:rPr>
        <w:t>减小计算量同时</w:t>
      </w:r>
      <w:r>
        <w:rPr>
          <w:rFonts w:hint="eastAsia"/>
        </w:rPr>
        <w:t>不影响检测精度我们将</w:t>
      </w:r>
      <w:r w:rsidR="000C1FD6">
        <w:rPr>
          <w:rFonts w:hint="eastAsia"/>
        </w:rPr>
        <w:t>采样率</w:t>
      </w:r>
      <w:r>
        <w:rPr>
          <w:rFonts w:hint="eastAsia"/>
        </w:rPr>
        <w:t>降</w:t>
      </w:r>
      <w:r w:rsidR="000C1FD6">
        <w:rPr>
          <w:rFonts w:hint="eastAsia"/>
        </w:rPr>
        <w:t>至</w:t>
      </w:r>
      <w:r>
        <w:rPr>
          <w:rFonts w:hint="eastAsia"/>
        </w:rPr>
        <w:t>8Hz；2）</w:t>
      </w:r>
      <w:r w:rsidR="0019591B">
        <w:rPr>
          <w:rFonts w:hint="eastAsia"/>
        </w:rPr>
        <w:t>滤波处理。</w:t>
      </w:r>
      <w:r>
        <w:rPr>
          <w:rFonts w:hint="eastAsia"/>
        </w:rPr>
        <w:t>为了去除原始信号中因为被试触碰</w:t>
      </w:r>
      <w:r w:rsidR="000C1FD6">
        <w:rPr>
          <w:rFonts w:hint="eastAsia"/>
        </w:rPr>
        <w:t>传感器</w:t>
      </w:r>
      <w:r>
        <w:rPr>
          <w:rFonts w:hint="eastAsia"/>
        </w:rPr>
        <w:t>造成的</w:t>
      </w:r>
      <w:r>
        <w:t>基线漂移</w:t>
      </w:r>
      <w:r>
        <w:rPr>
          <w:rFonts w:hint="eastAsia"/>
        </w:rPr>
        <w:t>与高频噪声干扰，我们使用了一个滑动平均滤波器与一个3阶巴特沃斯高通滤波器对原始口鼻流量信号进行滤波处理，</w:t>
      </w:r>
      <w:r w:rsidRPr="000C1FD6">
        <w:rPr>
          <w:rFonts w:hint="eastAsia"/>
          <w:highlight w:val="yellow"/>
        </w:rPr>
        <w:t>滑动平均滤波的过程如公式</w:t>
      </w:r>
      <w:r w:rsidR="00B97BFB" w:rsidRPr="000C1FD6">
        <w:rPr>
          <w:highlight w:val="yellow"/>
        </w:rPr>
        <w:fldChar w:fldCharType="begin"/>
      </w:r>
      <w:r w:rsidR="00B97BFB" w:rsidRPr="000C1FD6">
        <w:rPr>
          <w:highlight w:val="yellow"/>
        </w:rPr>
        <w:instrText xml:space="preserve"> </w:instrText>
      </w:r>
      <w:r w:rsidR="00B97BFB" w:rsidRPr="000C1FD6">
        <w:rPr>
          <w:rFonts w:hint="eastAsia"/>
          <w:highlight w:val="yellow"/>
        </w:rPr>
        <w:instrText>REF _Ref532998636 \h</w:instrText>
      </w:r>
      <w:r w:rsidR="00B97BFB" w:rsidRPr="000C1FD6">
        <w:rPr>
          <w:highlight w:val="yellow"/>
        </w:rPr>
        <w:instrText xml:space="preserve"> </w:instrText>
      </w:r>
      <w:r w:rsidR="00B97BFB" w:rsidRPr="000C1FD6">
        <w:rPr>
          <w:highlight w:val="yellow"/>
        </w:rPr>
      </w:r>
      <w:r w:rsidR="000C1FD6">
        <w:rPr>
          <w:highlight w:val="yellow"/>
        </w:rPr>
        <w:instrText xml:space="preserve"> \* MERGEFORMAT </w:instrText>
      </w:r>
      <w:r w:rsidR="00B97BFB" w:rsidRPr="000C1FD6">
        <w:rPr>
          <w:highlight w:val="yellow"/>
        </w:rPr>
        <w:fldChar w:fldCharType="separate"/>
      </w:r>
      <w:r w:rsidR="00B97BFB" w:rsidRPr="000C1FD6">
        <w:rPr>
          <w:rFonts w:hint="eastAsia"/>
          <w:noProof/>
          <w:highlight w:val="yellow"/>
        </w:rPr>
        <w:t>（</w:t>
      </w:r>
      <w:r w:rsidR="00B97BFB" w:rsidRPr="000C1FD6">
        <w:rPr>
          <w:noProof/>
          <w:highlight w:val="yellow"/>
        </w:rPr>
        <w:t>1</w:t>
      </w:r>
      <w:r w:rsidR="00B97BFB" w:rsidRPr="000C1FD6">
        <w:rPr>
          <w:highlight w:val="yellow"/>
        </w:rPr>
        <w:fldChar w:fldCharType="end"/>
      </w:r>
      <w:r w:rsidR="00B97BFB" w:rsidRPr="000C1FD6">
        <w:rPr>
          <w:rFonts w:hint="eastAsia"/>
          <w:highlight w:val="yellow"/>
        </w:rPr>
        <w:t>）</w:t>
      </w:r>
      <w:r w:rsidRPr="000C1FD6">
        <w:rPr>
          <w:rFonts w:hint="eastAsia"/>
          <w:highlight w:val="yellow"/>
        </w:rPr>
        <w:t>所示，高通滤波器的截止频率设置在0</w:t>
      </w:r>
      <w:r w:rsidRPr="000C1FD6">
        <w:rPr>
          <w:highlight w:val="yellow"/>
        </w:rPr>
        <w:t>.05</w:t>
      </w:r>
      <w:r w:rsidRPr="000C1FD6">
        <w:rPr>
          <w:rFonts w:hint="eastAsia"/>
          <w:highlight w:val="yellow"/>
        </w:rPr>
        <w:t>Hz。</w:t>
      </w:r>
    </w:p>
    <w:p w14:paraId="2148D952" w14:textId="587D49C3" w:rsidR="00B97BFB" w:rsidRPr="000C1FD6" w:rsidRDefault="00B97BFB" w:rsidP="00DF7723">
      <w:pPr>
        <w:pStyle w:val="1"/>
        <w:rPr>
          <w:vanish/>
          <w:highlight w:val="yellow"/>
          <w:specVanish/>
        </w:rPr>
      </w:pPr>
      <w:r w:rsidRPr="000C1FD6">
        <w:rPr>
          <w:highlight w:val="yellow"/>
        </w:rPr>
        <w:tab/>
      </w:r>
      <m:oMath>
        <m:sSub>
          <m:sSubPr>
            <m:ctrlPr>
              <w:rPr>
                <w:rFonts w:ascii="Cambria Math" w:hAnsi="Cambria Math"/>
                <w:highlight w:val="yellow"/>
              </w:rPr>
            </m:ctrlPr>
          </m:sSubPr>
          <m:e>
            <m:r>
              <w:rPr>
                <w:rFonts w:ascii="Cambria Math" w:hAnsi="Cambria Math"/>
                <w:highlight w:val="yellow"/>
              </w:rPr>
              <m:t>F</m:t>
            </m:r>
          </m:e>
          <m:sub>
            <m:r>
              <w:rPr>
                <w:rFonts w:ascii="Cambria Math" w:hAnsi="Cambria Math"/>
                <w:highlight w:val="yellow"/>
              </w:rPr>
              <m:t>smooth</m:t>
            </m:r>
          </m:sub>
        </m:sSub>
        <m:d>
          <m:dPr>
            <m:ctrlPr>
              <w:rPr>
                <w:rFonts w:ascii="Cambria Math" w:hAnsi="Cambria Math"/>
                <w:highlight w:val="yellow"/>
              </w:rPr>
            </m:ctrlPr>
          </m:dPr>
          <m:e>
            <m:r>
              <w:rPr>
                <w:rFonts w:ascii="Cambria Math" w:hAnsi="Cambria Math"/>
                <w:highlight w:val="yellow"/>
              </w:rPr>
              <m:t>k</m:t>
            </m:r>
          </m:e>
        </m:d>
        <m:r>
          <m:rPr>
            <m:sty m:val="p"/>
          </m:rPr>
          <w:rPr>
            <w:rFonts w:ascii="Cambria Math" w:hAnsi="Cambria Math"/>
            <w:highlight w:val="yellow"/>
          </w:rPr>
          <m:t>=</m:t>
        </m:r>
        <m:r>
          <w:rPr>
            <w:rFonts w:ascii="Cambria Math" w:hAnsi="Cambria Math"/>
            <w:highlight w:val="yellow"/>
          </w:rPr>
          <m:t>mean</m:t>
        </m:r>
        <m:r>
          <m:rPr>
            <m:sty m:val="p"/>
          </m:rPr>
          <w:rPr>
            <w:rFonts w:ascii="Cambria Math" w:hAnsi="Cambria Math"/>
            <w:highlight w:val="yellow"/>
          </w:rPr>
          <m:t>{</m:t>
        </m:r>
        <m:nary>
          <m:naryPr>
            <m:chr m:val="∑"/>
            <m:limLoc m:val="undOvr"/>
            <m:ctrlPr>
              <w:rPr>
                <w:rFonts w:ascii="Cambria Math" w:hAnsi="Cambria Math"/>
                <w:highlight w:val="yellow"/>
              </w:rPr>
            </m:ctrlPr>
          </m:naryPr>
          <m:sub>
            <m:r>
              <w:rPr>
                <w:rFonts w:ascii="Cambria Math" w:hAnsi="Cambria Math"/>
                <w:highlight w:val="yellow"/>
              </w:rPr>
              <m:t>k</m:t>
            </m:r>
            <m:r>
              <m:rPr>
                <m:sty m:val="p"/>
              </m:rPr>
              <w:rPr>
                <w:rFonts w:ascii="Cambria Math" w:hAnsi="Cambria Math"/>
                <w:highlight w:val="yellow"/>
              </w:rPr>
              <m:t>-3</m:t>
            </m:r>
          </m:sub>
          <m:sup>
            <m:r>
              <w:rPr>
                <w:rFonts w:ascii="Cambria Math" w:hAnsi="Cambria Math"/>
                <w:highlight w:val="yellow"/>
              </w:rPr>
              <m:t>k</m:t>
            </m:r>
          </m:sup>
          <m:e>
            <m:r>
              <w:rPr>
                <w:rFonts w:ascii="Cambria Math" w:hAnsi="Cambria Math"/>
                <w:highlight w:val="yellow"/>
              </w:rPr>
              <m:t>F</m:t>
            </m:r>
            <m:d>
              <m:dPr>
                <m:ctrlPr>
                  <w:rPr>
                    <w:rFonts w:ascii="Cambria Math" w:hAnsi="Cambria Math"/>
                    <w:highlight w:val="yellow"/>
                  </w:rPr>
                </m:ctrlPr>
              </m:dPr>
              <m:e>
                <m:r>
                  <w:rPr>
                    <w:rFonts w:ascii="Cambria Math" w:hAnsi="Cambria Math"/>
                    <w:highlight w:val="yellow"/>
                  </w:rPr>
                  <m:t>k</m:t>
                </m:r>
              </m:e>
            </m:d>
            <m:r>
              <m:rPr>
                <m:sty m:val="p"/>
              </m:rPr>
              <w:rPr>
                <w:rFonts w:ascii="Cambria Math" w:hAnsi="Cambria Math"/>
                <w:highlight w:val="yellow"/>
              </w:rPr>
              <m:t>}</m:t>
            </m:r>
          </m:e>
        </m:nary>
      </m:oMath>
      <w:r w:rsidRPr="000C1FD6">
        <w:rPr>
          <w:highlight w:val="yellow"/>
        </w:rPr>
        <w:tab/>
      </w:r>
    </w:p>
    <w:p w14:paraId="1EC156FF" w14:textId="0B4CCC1D" w:rsidR="00B97BFB" w:rsidRDefault="00B97BFB" w:rsidP="00DF7723">
      <w:pPr>
        <w:pStyle w:val="1"/>
        <w:rPr>
          <w:noProof/>
        </w:rPr>
      </w:pPr>
      <w:r w:rsidRPr="000C1FD6">
        <w:rPr>
          <w:noProof/>
          <w:highlight w:val="yellow"/>
        </w:rPr>
        <w:t xml:space="preserve"> </w:t>
      </w:r>
      <w:bookmarkStart w:id="7" w:name="_Ref532998636"/>
      <w:r w:rsidRPr="000C1FD6">
        <w:rPr>
          <w:rFonts w:hint="eastAsia"/>
          <w:noProof/>
          <w:highlight w:val="yellow"/>
        </w:rPr>
        <w:t>（</w:t>
      </w:r>
      <w:r w:rsidRPr="000C1FD6">
        <w:rPr>
          <w:noProof/>
          <w:highlight w:val="yellow"/>
        </w:rPr>
        <w:fldChar w:fldCharType="begin"/>
      </w:r>
      <w:r w:rsidRPr="000C1FD6">
        <w:rPr>
          <w:noProof/>
          <w:highlight w:val="yellow"/>
        </w:rPr>
        <w:instrText xml:space="preserve"> SEQ 公式 \* ARABIC </w:instrText>
      </w:r>
      <w:r w:rsidRPr="000C1FD6">
        <w:rPr>
          <w:noProof/>
          <w:highlight w:val="yellow"/>
        </w:rPr>
        <w:fldChar w:fldCharType="separate"/>
      </w:r>
      <w:r w:rsidR="006771B1" w:rsidRPr="000C1FD6">
        <w:rPr>
          <w:noProof/>
          <w:highlight w:val="yellow"/>
        </w:rPr>
        <w:t>1</w:t>
      </w:r>
      <w:r w:rsidRPr="000C1FD6">
        <w:rPr>
          <w:noProof/>
          <w:highlight w:val="yellow"/>
        </w:rPr>
        <w:fldChar w:fldCharType="end"/>
      </w:r>
      <w:bookmarkEnd w:id="7"/>
      <w:r w:rsidRPr="000C1FD6">
        <w:rPr>
          <w:rFonts w:hint="eastAsia"/>
          <w:noProof/>
          <w:highlight w:val="yellow"/>
        </w:rPr>
        <w:t>）</w:t>
      </w:r>
    </w:p>
    <w:p w14:paraId="4DACB3D1" w14:textId="3198BD18" w:rsidR="003E5245" w:rsidRDefault="003E5245" w:rsidP="003E5245">
      <w:pPr>
        <w:tabs>
          <w:tab w:val="center" w:pos="4156"/>
          <w:tab w:val="right" w:pos="10109"/>
        </w:tabs>
      </w:pPr>
      <w:r w:rsidRPr="006403B5">
        <w:rPr>
          <w:rFonts w:hint="eastAsia"/>
          <w:highlight w:val="cyan"/>
          <w:rPrChange w:id="8" w:author="sunset" w:date="2018-12-24T09:36:00Z">
            <w:rPr>
              <w:rFonts w:hint="eastAsia"/>
            </w:rPr>
          </w:rPrChange>
        </w:rPr>
        <w:t>正常人的血氧饱和度水平在</w:t>
      </w:r>
      <w:r w:rsidRPr="006403B5">
        <w:rPr>
          <w:highlight w:val="cyan"/>
          <w:rPrChange w:id="9" w:author="sunset" w:date="2018-12-24T09:36:00Z">
            <w:rPr/>
          </w:rPrChange>
        </w:rPr>
        <w:t>98%左右，而</w:t>
      </w:r>
      <w:r w:rsidR="000C1FD6">
        <w:rPr>
          <w:rFonts w:hint="eastAsia"/>
          <w:highlight w:val="cyan"/>
        </w:rPr>
        <w:t>原始血氧数据</w:t>
      </w:r>
      <w:r w:rsidR="001A71FE">
        <w:rPr>
          <w:rFonts w:hint="eastAsia"/>
          <w:highlight w:val="cyan"/>
        </w:rPr>
        <w:t>大约有5.</w:t>
      </w:r>
      <w:r w:rsidR="001A71FE">
        <w:rPr>
          <w:highlight w:val="cyan"/>
        </w:rPr>
        <w:t>77</w:t>
      </w:r>
      <w:r w:rsidR="001A71FE">
        <w:rPr>
          <w:rFonts w:hint="eastAsia"/>
          <w:highlight w:val="cyan"/>
        </w:rPr>
        <w:t>%</w:t>
      </w:r>
      <w:r w:rsidR="00880A2E" w:rsidRPr="006403B5">
        <w:rPr>
          <w:rFonts w:hint="eastAsia"/>
          <w:highlight w:val="cyan"/>
          <w:rPrChange w:id="10" w:author="sunset" w:date="2018-12-24T09:36:00Z">
            <w:rPr>
              <w:rFonts w:hint="eastAsia"/>
            </w:rPr>
          </w:rPrChange>
        </w:rPr>
        <w:t>低于</w:t>
      </w:r>
      <w:r w:rsidR="00880A2E" w:rsidRPr="006403B5">
        <w:rPr>
          <w:highlight w:val="cyan"/>
          <w:rPrChange w:id="11" w:author="sunset" w:date="2018-12-24T09:36:00Z">
            <w:rPr/>
          </w:rPrChange>
        </w:rPr>
        <w:t>80%</w:t>
      </w:r>
      <w:r w:rsidR="001A71FE">
        <w:rPr>
          <w:rFonts w:hint="eastAsia"/>
          <w:highlight w:val="cyan"/>
        </w:rPr>
        <w:t>的水平</w:t>
      </w:r>
      <w:r w:rsidRPr="006403B5">
        <w:rPr>
          <w:rFonts w:hint="eastAsia"/>
          <w:highlight w:val="cyan"/>
          <w:rPrChange w:id="12" w:author="sunset" w:date="2018-12-24T09:36:00Z">
            <w:rPr>
              <w:rFonts w:hint="eastAsia"/>
            </w:rPr>
          </w:rPrChange>
        </w:rPr>
        <w:t>，这可能是由于传感器接触不良造成的，在预处理过程中我们将</w:t>
      </w:r>
      <w:r w:rsidR="00FD3960" w:rsidRPr="006403B5">
        <w:rPr>
          <w:rFonts w:hint="eastAsia"/>
          <w:highlight w:val="cyan"/>
          <w:rPrChange w:id="13" w:author="sunset" w:date="2018-12-24T09:36:00Z">
            <w:rPr>
              <w:rFonts w:hint="eastAsia"/>
            </w:rPr>
          </w:rPrChange>
        </w:rPr>
        <w:t>这部分数据去除以避免因为信息丢失造成的干扰</w:t>
      </w:r>
      <w:r>
        <w:rPr>
          <w:rFonts w:hint="eastAsia"/>
        </w:rPr>
        <w:t>。3）滑动窗口切割。这里我们分别使用6</w:t>
      </w:r>
      <w:r>
        <w:t>0</w:t>
      </w:r>
      <w:r w:rsidR="001A71FE">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w:t>
      </w:r>
      <w:r w:rsidR="003D5152">
        <w:rPr>
          <w:rFonts w:hint="eastAsia"/>
        </w:rPr>
        <w:t>AH（apnea与hypopnea）、N（normal）</w:t>
      </w:r>
      <w:r>
        <w:rPr>
          <w:rFonts w:hint="eastAsia"/>
        </w:rPr>
        <w:t>两种类型。如果一个数据片段中包含有</w:t>
      </w:r>
      <w:r w:rsidRPr="00134B46">
        <w:rPr>
          <w:rFonts w:hint="eastAsia"/>
        </w:rPr>
        <w:t>5</w:t>
      </w:r>
      <w:r w:rsidRPr="00134B46">
        <w:t>秒</w:t>
      </w:r>
      <w:r w:rsidRPr="00134B46">
        <w:rPr>
          <w:rFonts w:hint="eastAsia"/>
        </w:rPr>
        <w:t>钟</w:t>
      </w:r>
      <w:r>
        <w:rPr>
          <w:rFonts w:hint="eastAsia"/>
        </w:rPr>
        <w:t>以上的SAHS</w:t>
      </w:r>
      <w:r>
        <w:t>事件</w:t>
      </w:r>
      <w:r>
        <w:rPr>
          <w:rFonts w:hint="eastAsia"/>
        </w:rPr>
        <w:t>则标记为AH，</w:t>
      </w:r>
      <w:r w:rsidR="003D5152">
        <w:rPr>
          <w:rFonts w:hint="eastAsia"/>
        </w:rPr>
        <w:t>否</w:t>
      </w:r>
      <w:r>
        <w:rPr>
          <w:rFonts w:hint="eastAsia"/>
        </w:rPr>
        <w:t>则标注为N</w:t>
      </w:r>
      <w:r w:rsidR="003D5152">
        <w:rPr>
          <w:rFonts w:hint="eastAsia"/>
        </w:rPr>
        <w:t>（</w:t>
      </w:r>
      <w:r w:rsidR="003D5152">
        <w:fldChar w:fldCharType="begin"/>
      </w:r>
      <w:r w:rsidR="003D5152">
        <w:instrText xml:space="preserve"> </w:instrText>
      </w:r>
      <w:r w:rsidR="003D5152">
        <w:rPr>
          <w:rFonts w:hint="eastAsia"/>
        </w:rPr>
        <w:instrText>REF _Ref532980972 \h</w:instrText>
      </w:r>
      <w:r w:rsidR="003D5152">
        <w:instrText xml:space="preserve"> </w:instrText>
      </w:r>
      <w:r w:rsidR="003D5152">
        <w:fldChar w:fldCharType="separate"/>
      </w:r>
      <w:r w:rsidR="003D5152">
        <w:t xml:space="preserve">图 </w:t>
      </w:r>
      <w:r w:rsidR="003D5152">
        <w:rPr>
          <w:noProof/>
        </w:rPr>
        <w:t>1</w:t>
      </w:r>
      <w:r w:rsidR="003D5152">
        <w:fldChar w:fldCharType="end"/>
      </w:r>
      <w:r w:rsidR="003D5152">
        <w:rPr>
          <w:rFonts w:hint="eastAsia"/>
        </w:rPr>
        <w:t>（b））</w:t>
      </w:r>
      <w:r>
        <w:rPr>
          <w:rFonts w:hint="eastAsia"/>
        </w:rPr>
        <w:t>。</w:t>
      </w:r>
      <w:r w:rsidRPr="003D5152">
        <w:rPr>
          <w:rFonts w:hint="eastAsia"/>
          <w:highlight w:val="yellow"/>
        </w:rPr>
        <w:t>这样原始数据将被切割成为一段带有AH</w:t>
      </w:r>
      <w:r w:rsidRPr="003D5152">
        <w:rPr>
          <w:highlight w:val="yellow"/>
        </w:rPr>
        <w:t>与</w:t>
      </w:r>
      <w:r w:rsidRPr="003D5152">
        <w:rPr>
          <w:rFonts w:hint="eastAsia"/>
          <w:highlight w:val="yellow"/>
        </w:rPr>
        <w:t>N</w:t>
      </w:r>
      <w:r w:rsidRPr="003D5152">
        <w:rPr>
          <w:highlight w:val="yellow"/>
        </w:rPr>
        <w:t>标记的</w:t>
      </w:r>
      <w:r w:rsidRPr="003D5152">
        <w:rPr>
          <w:rFonts w:hint="eastAsia"/>
          <w:highlight w:val="yellow"/>
        </w:rPr>
        <w:t>数据片段序列</w:t>
      </w:r>
      <w:r w:rsidR="00DA27E9" w:rsidRPr="003D5152">
        <w:rPr>
          <w:rFonts w:hint="eastAsia"/>
          <w:highlight w:val="yellow"/>
        </w:rPr>
        <w:t>（</w:t>
      </w:r>
      <w:r w:rsidR="00D53521" w:rsidRPr="003D5152">
        <w:rPr>
          <w:highlight w:val="yellow"/>
        </w:rPr>
        <w:fldChar w:fldCharType="begin"/>
      </w:r>
      <w:r w:rsidR="00D53521" w:rsidRPr="003D5152">
        <w:rPr>
          <w:highlight w:val="yellow"/>
        </w:rPr>
        <w:instrText xml:space="preserve"> </w:instrText>
      </w:r>
      <w:r w:rsidR="00D53521" w:rsidRPr="003D5152">
        <w:rPr>
          <w:rFonts w:hint="eastAsia"/>
          <w:highlight w:val="yellow"/>
        </w:rPr>
        <w:instrText>REF _Ref532980972 \h</w:instrText>
      </w:r>
      <w:r w:rsidR="00D53521" w:rsidRPr="003D5152">
        <w:rPr>
          <w:highlight w:val="yellow"/>
        </w:rPr>
        <w:instrText xml:space="preserve"> </w:instrText>
      </w:r>
      <w:r w:rsidR="00D53521" w:rsidRPr="003D5152">
        <w:rPr>
          <w:highlight w:val="yellow"/>
        </w:rPr>
      </w:r>
      <w:r w:rsidR="003D5152">
        <w:rPr>
          <w:highlight w:val="yellow"/>
        </w:rPr>
        <w:instrText xml:space="preserve"> \* MERGEFORMAT </w:instrText>
      </w:r>
      <w:r w:rsidR="00D53521" w:rsidRPr="003D5152">
        <w:rPr>
          <w:highlight w:val="yellow"/>
        </w:rPr>
        <w:fldChar w:fldCharType="separate"/>
      </w:r>
      <w:r w:rsidR="00D53521" w:rsidRPr="003D5152">
        <w:rPr>
          <w:highlight w:val="yellow"/>
        </w:rPr>
        <w:t xml:space="preserve">图 </w:t>
      </w:r>
      <w:r w:rsidR="00D53521" w:rsidRPr="003D5152">
        <w:rPr>
          <w:noProof/>
          <w:highlight w:val="yellow"/>
        </w:rPr>
        <w:t>1</w:t>
      </w:r>
      <w:r w:rsidR="00D53521" w:rsidRPr="003D5152">
        <w:rPr>
          <w:highlight w:val="yellow"/>
        </w:rPr>
        <w:fldChar w:fldCharType="end"/>
      </w:r>
      <w:r w:rsidR="00DD2F67" w:rsidRPr="003D5152">
        <w:rPr>
          <w:rFonts w:hint="eastAsia"/>
          <w:highlight w:val="yellow"/>
        </w:rPr>
        <w:t>（</w:t>
      </w:r>
      <w:r w:rsidR="00D53521" w:rsidRPr="003D5152">
        <w:rPr>
          <w:rFonts w:hint="eastAsia"/>
          <w:highlight w:val="yellow"/>
        </w:rPr>
        <w:t>b</w:t>
      </w:r>
      <w:r w:rsidR="00DD2F67" w:rsidRPr="003D5152">
        <w:rPr>
          <w:rFonts w:hint="eastAsia"/>
          <w:highlight w:val="yellow"/>
        </w:rPr>
        <w:t>）</w:t>
      </w:r>
      <w:r w:rsidR="00DA27E9" w:rsidRPr="003D5152">
        <w:rPr>
          <w:rFonts w:hint="eastAsia"/>
          <w:highlight w:val="yellow"/>
        </w:rPr>
        <w:t>）</w:t>
      </w:r>
      <w:r w:rsidRPr="003D5152">
        <w:rPr>
          <w:rFonts w:hint="eastAsia"/>
          <w:highlight w:val="yellow"/>
        </w:rPr>
        <w:t>。最终我们将得到两组数据片段序列，一组6</w:t>
      </w:r>
      <w:r w:rsidRPr="003D5152">
        <w:rPr>
          <w:highlight w:val="yellow"/>
        </w:rPr>
        <w:t>0秒</w:t>
      </w:r>
      <w:r w:rsidRPr="003D5152">
        <w:rPr>
          <w:rFonts w:hint="eastAsia"/>
          <w:highlight w:val="yellow"/>
        </w:rPr>
        <w:t>数据片段构成的序列与一组1</w:t>
      </w:r>
      <w:r w:rsidRPr="003D5152">
        <w:rPr>
          <w:highlight w:val="yellow"/>
        </w:rPr>
        <w:t>0秒</w:t>
      </w:r>
      <w:r w:rsidRPr="003D5152">
        <w:rPr>
          <w:rFonts w:hint="eastAsia"/>
          <w:highlight w:val="yellow"/>
        </w:rPr>
        <w:t>数据片段构成的序列。</w:t>
      </w:r>
      <w:r>
        <w:rPr>
          <w:rFonts w:hint="eastAsia"/>
        </w:rPr>
        <w:t>4）血氧信号主动对齐。</w:t>
      </w:r>
      <w:r w:rsidRPr="00FD3960">
        <w:rPr>
          <w:rFonts w:hint="eastAsia"/>
        </w:rPr>
        <w:t>考虑到血氧信号总是在SAHS</w:t>
      </w:r>
      <w:r w:rsidRPr="00FD3960">
        <w:t>事件</w:t>
      </w:r>
      <w:r w:rsidRPr="00FD3960">
        <w:rPr>
          <w:rFonts w:hint="eastAsia"/>
        </w:rPr>
        <w:t>发生后一段时间才出现欠饱和的情况</w:t>
      </w:r>
      <w:r>
        <w:rPr>
          <w:rFonts w:hint="eastAsia"/>
        </w:rPr>
        <w:t>，所以为了更好地捕捉到血氧信号的特征我们将</w:t>
      </w:r>
      <w:r w:rsidR="00FD3960">
        <w:rPr>
          <w:rFonts w:hint="eastAsia"/>
        </w:rPr>
        <w:t>血氧</w:t>
      </w:r>
      <w:r>
        <w:rPr>
          <w:rFonts w:hint="eastAsia"/>
        </w:rPr>
        <w:t>通道信号</w:t>
      </w:r>
      <w:r w:rsidRPr="006403B5">
        <w:rPr>
          <w:rFonts w:hint="eastAsia"/>
          <w:highlight w:val="cyan"/>
          <w:rPrChange w:id="14" w:author="sunset" w:date="2018-12-24T09:36:00Z">
            <w:rPr>
              <w:rFonts w:hint="eastAsia"/>
            </w:rPr>
          </w:rPrChange>
        </w:rPr>
        <w:t>提前了</w:t>
      </w:r>
      <w:r w:rsidRPr="006403B5">
        <w:rPr>
          <w:highlight w:val="cyan"/>
          <w:rPrChange w:id="15" w:author="sunset" w:date="2018-12-24T09:36:00Z">
            <w:rPr/>
          </w:rPrChange>
        </w:rPr>
        <w:t>23秒</w:t>
      </w:r>
      <w:r w:rsidRPr="006403B5">
        <w:rPr>
          <w:rFonts w:hint="eastAsia"/>
          <w:highlight w:val="cyan"/>
          <w:rPrChange w:id="16" w:author="sunset" w:date="2018-12-24T09:36:00Z">
            <w:rPr>
              <w:rFonts w:hint="eastAsia"/>
            </w:rPr>
          </w:rPrChange>
        </w:rPr>
        <w:t>钟</w:t>
      </w:r>
      <w:r w:rsidR="008F4F65">
        <w:rPr>
          <w:rFonts w:hint="eastAsia"/>
          <w:highlight w:val="cyan"/>
        </w:rPr>
        <w:t xml:space="preserve"> </w:t>
      </w:r>
      <w:r>
        <w:rPr>
          <w:rFonts w:hint="eastAsia"/>
        </w:rPr>
        <w:t>。</w:t>
      </w:r>
      <w:r w:rsidRPr="006670D1">
        <w:rPr>
          <w:rFonts w:hint="eastAsia"/>
          <w:highlight w:val="yellow"/>
        </w:rPr>
        <w:t>经过预处理之后我们总共获得了</w:t>
      </w:r>
      <w:r w:rsidR="00D20C56" w:rsidRPr="006670D1">
        <w:rPr>
          <w:highlight w:val="yellow"/>
        </w:rPr>
        <w:t>283806</w:t>
      </w:r>
      <w:r w:rsidRPr="006670D1">
        <w:rPr>
          <w:rFonts w:hint="eastAsia"/>
          <w:highlight w:val="yellow"/>
          <w:rPrChange w:id="17" w:author="sunset" w:date="2018-12-24T09:36:00Z">
            <w:rPr>
              <w:rFonts w:hint="eastAsia"/>
            </w:rPr>
          </w:rPrChange>
        </w:rPr>
        <w:t>个数据片段，其中包括</w:t>
      </w:r>
      <w:r w:rsidR="00D20C56" w:rsidRPr="006670D1">
        <w:rPr>
          <w:highlight w:val="yellow"/>
        </w:rPr>
        <w:t>35309</w:t>
      </w:r>
      <w:r w:rsidRPr="006670D1">
        <w:rPr>
          <w:rFonts w:hint="eastAsia"/>
          <w:highlight w:val="yellow"/>
          <w:rPrChange w:id="18" w:author="sunset" w:date="2018-12-24T09:36:00Z">
            <w:rPr>
              <w:rFonts w:hint="eastAsia"/>
            </w:rPr>
          </w:rPrChange>
        </w:rPr>
        <w:t>个</w:t>
      </w:r>
      <w:r w:rsidRPr="006670D1">
        <w:rPr>
          <w:highlight w:val="yellow"/>
          <w:rPrChange w:id="19" w:author="sunset" w:date="2018-12-24T09:36:00Z">
            <w:rPr/>
          </w:rPrChange>
        </w:rPr>
        <w:t>AH片段与</w:t>
      </w:r>
      <w:r w:rsidR="00D20C56" w:rsidRPr="006670D1">
        <w:rPr>
          <w:highlight w:val="yellow"/>
        </w:rPr>
        <w:t>249977</w:t>
      </w:r>
      <w:r w:rsidRPr="006670D1">
        <w:rPr>
          <w:rFonts w:hint="eastAsia"/>
          <w:highlight w:val="yellow"/>
          <w:rPrChange w:id="20" w:author="sunset" w:date="2018-12-24T09:36:00Z">
            <w:rPr>
              <w:rFonts w:hint="eastAsia"/>
            </w:rPr>
          </w:rPrChange>
        </w:rPr>
        <w:t>个</w:t>
      </w:r>
      <w:r w:rsidRPr="006670D1">
        <w:rPr>
          <w:highlight w:val="yellow"/>
          <w:rPrChange w:id="21" w:author="sunset" w:date="2018-12-24T09:36:00Z">
            <w:rPr/>
          </w:rPrChange>
        </w:rPr>
        <w:t>N片段</w:t>
      </w:r>
      <w:r w:rsidRPr="006670D1">
        <w:rPr>
          <w:rFonts w:hint="eastAsia"/>
          <w:highlight w:val="yellow"/>
        </w:rPr>
        <w:t>。</w:t>
      </w:r>
    </w:p>
    <w:p w14:paraId="04FF85E3" w14:textId="26F1FE6A" w:rsidR="009C5004" w:rsidRDefault="009C5004" w:rsidP="003E5245">
      <w:pPr>
        <w:tabs>
          <w:tab w:val="center" w:pos="4156"/>
          <w:tab w:val="right" w:pos="10109"/>
        </w:tabs>
      </w:pPr>
    </w:p>
    <w:p w14:paraId="757B2D11" w14:textId="77777777" w:rsidR="003E5245" w:rsidRDefault="003E5245" w:rsidP="003E5245">
      <w:pPr>
        <w:tabs>
          <w:tab w:val="center" w:pos="4156"/>
          <w:tab w:val="right" w:pos="10109"/>
        </w:tabs>
        <w:rPr>
          <w:b/>
        </w:rPr>
      </w:pPr>
      <w:r>
        <w:rPr>
          <w:b/>
        </w:rPr>
        <w:t>2</w:t>
      </w:r>
      <w:r>
        <w:rPr>
          <w:rFonts w:hint="eastAsia"/>
          <w:b/>
        </w:rPr>
        <w:t>.</w:t>
      </w:r>
      <w:r>
        <w:rPr>
          <w:b/>
        </w:rPr>
        <w:t xml:space="preserve">4 </w:t>
      </w:r>
      <w:r>
        <w:rPr>
          <w:rFonts w:hint="eastAsia"/>
          <w:b/>
        </w:rPr>
        <w:t>特征提取</w:t>
      </w:r>
    </w:p>
    <w:p w14:paraId="117CE4B5" w14:textId="77777777" w:rsidR="003E5245" w:rsidRDefault="003E5245" w:rsidP="003E5245">
      <w:pPr>
        <w:tabs>
          <w:tab w:val="center" w:pos="4156"/>
          <w:tab w:val="right" w:pos="10109"/>
        </w:tabs>
        <w:rPr>
          <w:b/>
        </w:rPr>
      </w:pPr>
      <w:r>
        <w:rPr>
          <w:rFonts w:hint="eastAsia"/>
          <w:b/>
        </w:rPr>
        <w:t>1）流量特征集合</w:t>
      </w:r>
    </w:p>
    <w:p w14:paraId="7F5EAD38" w14:textId="6831098F" w:rsidR="003E5245" w:rsidRDefault="007670B3" w:rsidP="003E5245">
      <w:pPr>
        <w:tabs>
          <w:tab w:val="center" w:pos="4156"/>
          <w:tab w:val="right" w:pos="10109"/>
        </w:tabs>
      </w:pPr>
      <w:r>
        <w:rPr>
          <w:rFonts w:hint="eastAsia"/>
        </w:rPr>
        <w:t>根据AASM对</w:t>
      </w:r>
      <w:r w:rsidR="00A1413E">
        <w:rPr>
          <w:rFonts w:hint="eastAsia"/>
        </w:rPr>
        <w:t>SAHS事件的定义，口鼻流量信号的幅值变化</w:t>
      </w:r>
      <w:r w:rsidR="00BD2170">
        <w:rPr>
          <w:rFonts w:hint="eastAsia"/>
        </w:rPr>
        <w:t>蕴含着关键的病理信息</w:t>
      </w:r>
      <w:r w:rsidR="00A1413E">
        <w:rPr>
          <w:rFonts w:hint="eastAsia"/>
        </w:rPr>
        <w:t>，所以</w:t>
      </w:r>
      <w:r w:rsidR="003E5245">
        <w:rPr>
          <w:rFonts w:hint="eastAsia"/>
        </w:rPr>
        <w:t>我们</w:t>
      </w:r>
      <w:r w:rsidR="00A1413E">
        <w:rPr>
          <w:rFonts w:hint="eastAsia"/>
        </w:rPr>
        <w:t>首先</w:t>
      </w:r>
      <w:r w:rsidR="003E5245">
        <w:rPr>
          <w:rFonts w:hint="eastAsia"/>
        </w:rPr>
        <w:t>提取出</w:t>
      </w:r>
      <w:r w:rsidR="00A1413E">
        <w:rPr>
          <w:rFonts w:hint="eastAsia"/>
        </w:rPr>
        <w:t>了</w:t>
      </w:r>
      <w:r w:rsidR="003E5245">
        <w:rPr>
          <w:rFonts w:hint="eastAsia"/>
        </w:rPr>
        <w:t>口鼻流量信号中的极值点作为</w:t>
      </w:r>
      <w:r w:rsidR="00737648">
        <w:rPr>
          <w:rFonts w:hint="eastAsia"/>
        </w:rPr>
        <w:t>被试</w:t>
      </w:r>
      <w:r w:rsidR="003E5245">
        <w:rPr>
          <w:rFonts w:hint="eastAsia"/>
        </w:rPr>
        <w:t>呼气相与吸气相的转换点</w:t>
      </w:r>
      <w:r w:rsidR="00922D9E" w:rsidRPr="00E70584">
        <w:rPr>
          <w:rFonts w:hint="eastAsia"/>
          <w:highlight w:val="yellow"/>
        </w:rPr>
        <w:t>(</w:t>
      </w:r>
      <w:r w:rsidR="003C7CDC">
        <w:rPr>
          <w:highlight w:val="yellow"/>
        </w:rPr>
        <w:fldChar w:fldCharType="begin"/>
      </w:r>
      <w:r w:rsidR="003C7CDC">
        <w:rPr>
          <w:highlight w:val="yellow"/>
        </w:rPr>
        <w:instrText xml:space="preserve"> </w:instrText>
      </w:r>
      <w:r w:rsidR="003C7CDC">
        <w:rPr>
          <w:rFonts w:hint="eastAsia"/>
          <w:highlight w:val="yellow"/>
        </w:rPr>
        <w:instrText>REF _Ref532980972 \h</w:instrText>
      </w:r>
      <w:r w:rsidR="003C7CDC">
        <w:rPr>
          <w:highlight w:val="yellow"/>
        </w:rPr>
        <w:instrText xml:space="preserve"> </w:instrText>
      </w:r>
      <w:r w:rsidR="003C7CDC">
        <w:rPr>
          <w:highlight w:val="yellow"/>
        </w:rPr>
      </w:r>
      <w:r w:rsidR="003C7CDC">
        <w:rPr>
          <w:highlight w:val="yellow"/>
        </w:rPr>
        <w:fldChar w:fldCharType="separate"/>
      </w:r>
      <w:r w:rsidR="003C7CDC">
        <w:t xml:space="preserve">图 </w:t>
      </w:r>
      <w:r w:rsidR="003C7CDC">
        <w:rPr>
          <w:noProof/>
        </w:rPr>
        <w:t>1</w:t>
      </w:r>
      <w:r w:rsidR="003C7CDC">
        <w:rPr>
          <w:highlight w:val="yellow"/>
        </w:rPr>
        <w:fldChar w:fldCharType="end"/>
      </w:r>
      <w:r w:rsidR="003C7CDC">
        <w:rPr>
          <w:rFonts w:hint="eastAsia"/>
          <w:highlight w:val="yellow"/>
        </w:rPr>
        <w:t>（c）</w:t>
      </w:r>
      <w:r w:rsidR="00922D9E">
        <w:rPr>
          <w:rFonts w:hint="eastAsia"/>
        </w:rPr>
        <w:t>)</w:t>
      </w:r>
      <w:r w:rsidR="005C4288">
        <w:rPr>
          <w:rFonts w:hint="eastAsia"/>
        </w:rPr>
        <w:t>。</w:t>
      </w:r>
      <w:r w:rsidR="00B13D00">
        <w:rPr>
          <w:rFonts w:hint="eastAsia"/>
        </w:rPr>
        <w:t>然后每次呼吸的潮气量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sidR="00B13D00">
        <w:rPr>
          <w:rFonts w:hint="eastAsia"/>
        </w:rPr>
        <w:t>可以用公式</w:t>
      </w:r>
      <w:r w:rsidR="00DB4B53">
        <w:fldChar w:fldCharType="begin"/>
      </w:r>
      <w:r w:rsidR="00DB4B53">
        <w:instrText xml:space="preserve"> </w:instrText>
      </w:r>
      <w:r w:rsidR="00DB4B53">
        <w:rPr>
          <w:rFonts w:hint="eastAsia"/>
        </w:rPr>
        <w:instrText>REF _Ref532998878 \h</w:instrText>
      </w:r>
      <w:r w:rsidR="00DB4B53">
        <w:instrText xml:space="preserve"> </w:instrText>
      </w:r>
      <w:r w:rsidR="00DB4B53">
        <w:fldChar w:fldCharType="separate"/>
      </w:r>
      <w:r w:rsidR="00DB4B53">
        <w:rPr>
          <w:rFonts w:hint="eastAsia"/>
        </w:rPr>
        <w:t>（</w:t>
      </w:r>
      <w:r w:rsidR="00DB4B53">
        <w:rPr>
          <w:noProof/>
        </w:rPr>
        <w:t>2</w:t>
      </w:r>
      <w:r w:rsidR="00DB4B53">
        <w:fldChar w:fldCharType="end"/>
      </w:r>
      <w:r w:rsidR="00DB4B53">
        <w:t>）</w:t>
      </w:r>
      <w:r w:rsidR="00B13D00">
        <w:rPr>
          <w:rFonts w:hint="eastAsia"/>
        </w:rPr>
        <w:t>进行计算</w:t>
      </w:r>
      <w:r w:rsidR="003E5245">
        <w:rPr>
          <w:rFonts w:hint="eastAsia"/>
        </w:rPr>
        <w:t>。</w:t>
      </w:r>
    </w:p>
    <w:p w14:paraId="6E2849C2" w14:textId="25CF7A97" w:rsidR="003E5245" w:rsidRPr="006771B1" w:rsidRDefault="003E5245" w:rsidP="003E5245">
      <w:pPr>
        <w:tabs>
          <w:tab w:val="center" w:pos="4156"/>
          <w:tab w:val="right" w:pos="10110"/>
        </w:tabs>
        <w:rPr>
          <w:vanish/>
          <w:specVanish/>
        </w:rPr>
      </w:pPr>
      <w:r>
        <w:tab/>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d>
          <m:dPr>
            <m:ctrlPr>
              <w:rPr>
                <w:rFonts w:ascii="Cambria Math" w:hAnsi="Cambria Math"/>
                <w:i/>
              </w:rPr>
            </m:ctrlPr>
          </m:dPr>
          <m:e>
            <m:r>
              <w:rPr>
                <w:rFonts w:ascii="Cambria Math" w:hAnsi="Cambria Math"/>
              </w:rPr>
              <m:t>k</m:t>
            </m:r>
          </m:e>
        </m:d>
      </m:oMath>
      <w:r>
        <w:tab/>
      </w:r>
    </w:p>
    <w:p w14:paraId="7BCC6F2C" w14:textId="61C8DC73" w:rsidR="006771B1" w:rsidRDefault="006771B1" w:rsidP="006771B1">
      <w:pPr>
        <w:pStyle w:val="a3"/>
      </w:pPr>
      <w:r>
        <w:t xml:space="preserve"> </w:t>
      </w:r>
      <w:bookmarkStart w:id="22" w:name="_Ref532998878"/>
      <w:r>
        <w:rPr>
          <w:rFonts w:hint="eastAsia"/>
        </w:rPr>
        <w:t>（</w:t>
      </w:r>
      <w:r>
        <w:fldChar w:fldCharType="begin"/>
      </w:r>
      <w:r>
        <w:instrText xml:space="preserve"> SEQ </w:instrText>
      </w:r>
      <w:r>
        <w:instrText>公式</w:instrText>
      </w:r>
      <w:r>
        <w:instrText xml:space="preserve"> \* ARABIC </w:instrText>
      </w:r>
      <w:r>
        <w:fldChar w:fldCharType="separate"/>
      </w:r>
      <w:r>
        <w:rPr>
          <w:noProof/>
        </w:rPr>
        <w:t>2</w:t>
      </w:r>
      <w:r>
        <w:fldChar w:fldCharType="end"/>
      </w:r>
      <w:bookmarkEnd w:id="22"/>
      <w:r>
        <w:rPr>
          <w:rFonts w:hint="eastAsia"/>
        </w:rPr>
        <w:t>）</w:t>
      </w:r>
    </w:p>
    <w:p w14:paraId="1AA2809B" w14:textId="61C34C20" w:rsidR="003E5245" w:rsidRDefault="003E5245" w:rsidP="003E5245">
      <w:pPr>
        <w:tabs>
          <w:tab w:val="center" w:pos="4156"/>
          <w:tab w:val="right" w:pos="10109"/>
        </w:tabs>
      </w:pPr>
      <w:r>
        <w:rPr>
          <w:rFonts w:hint="eastAsia"/>
        </w:rPr>
        <w:t>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w:t>
      </w:r>
      <w:r w:rsidR="00922D9E">
        <w:rPr>
          <w:rFonts w:hint="eastAsia"/>
        </w:rPr>
        <w:t>同时为了捕捉口鼻流量信号中的相对变化特征，</w:t>
      </w:r>
      <w:r>
        <w:rPr>
          <w:rFonts w:hint="eastAsia"/>
        </w:rPr>
        <w:t>我们每隔3</w:t>
      </w:r>
      <w:r>
        <w:t>0</w:t>
      </w:r>
      <w:r>
        <w:rPr>
          <w:rFonts w:hint="eastAsia"/>
        </w:rPr>
        <w:t>秒钟的时间计算一次潮气量的基线，计算过程如公式</w:t>
      </w:r>
      <w:r w:rsidR="006771B1">
        <w:fldChar w:fldCharType="begin"/>
      </w:r>
      <w:r w:rsidR="006771B1">
        <w:instrText xml:space="preserve"> </w:instrText>
      </w:r>
      <w:r w:rsidR="006771B1">
        <w:rPr>
          <w:rFonts w:hint="eastAsia"/>
        </w:rPr>
        <w:instrText>REF _Ref532998949 \h</w:instrText>
      </w:r>
      <w:r w:rsidR="006771B1">
        <w:instrText xml:space="preserve"> </w:instrText>
      </w:r>
      <w:r w:rsidR="006771B1">
        <w:fldChar w:fldCharType="separate"/>
      </w:r>
      <w:r w:rsidR="006771B1">
        <w:rPr>
          <w:rFonts w:hint="eastAsia"/>
        </w:rPr>
        <w:t>（</w:t>
      </w:r>
      <w:r w:rsidR="006771B1">
        <w:rPr>
          <w:noProof/>
        </w:rPr>
        <w:t>3</w:t>
      </w:r>
      <w:r w:rsidR="006771B1">
        <w:fldChar w:fldCharType="end"/>
      </w:r>
      <w:r w:rsidR="006771B1">
        <w:rPr>
          <w:rFonts w:hint="eastAsia"/>
        </w:rPr>
        <w:t>）</w:t>
      </w:r>
      <w:r>
        <w:rPr>
          <w:rFonts w:hint="eastAsia"/>
        </w:rPr>
        <w:t>所示。</w:t>
      </w:r>
    </w:p>
    <w:p w14:paraId="672C67CA" w14:textId="13B29F91" w:rsidR="003E5245" w:rsidRPr="006771B1" w:rsidRDefault="003E5245" w:rsidP="003E5245">
      <w:pPr>
        <w:tabs>
          <w:tab w:val="center" w:pos="4156"/>
          <w:tab w:val="right" w:pos="10110"/>
        </w:tabs>
        <w:rPr>
          <w:vanish/>
          <w:specVanish/>
        </w:rPr>
      </w:pPr>
      <w:r>
        <w:lastRenderedPageBreak/>
        <w:tab/>
      </w:r>
      <m:oMath>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m:rPr>
            <m:sty m:val="p"/>
          </m:rPr>
          <w:rPr>
            <w:rFonts w:ascii="Cambria Math" w:hAnsi="Cambria Math"/>
          </w:rPr>
          <m:t>{abs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oMath>
      <w:r>
        <w:tab/>
      </w:r>
    </w:p>
    <w:p w14:paraId="50D1AB9C" w14:textId="2762994B" w:rsidR="006771B1" w:rsidRDefault="006771B1" w:rsidP="006771B1">
      <w:pPr>
        <w:pStyle w:val="a3"/>
      </w:pPr>
      <w:r>
        <w:t xml:space="preserve"> </w:t>
      </w:r>
      <w:bookmarkStart w:id="23" w:name="_Ref532998949"/>
      <w:r>
        <w:rPr>
          <w:rFonts w:hint="eastAsia"/>
        </w:rPr>
        <w:t>（</w:t>
      </w:r>
      <w:r>
        <w:fldChar w:fldCharType="begin"/>
      </w:r>
      <w:r>
        <w:instrText xml:space="preserve"> SEQ </w:instrText>
      </w:r>
      <w:r>
        <w:instrText>公式</w:instrText>
      </w:r>
      <w:r>
        <w:instrText xml:space="preserve"> \* ARABIC </w:instrText>
      </w:r>
      <w:r>
        <w:fldChar w:fldCharType="separate"/>
      </w:r>
      <w:r>
        <w:rPr>
          <w:noProof/>
        </w:rPr>
        <w:t>3</w:t>
      </w:r>
      <w:r>
        <w:fldChar w:fldCharType="end"/>
      </w:r>
      <w:bookmarkEnd w:id="23"/>
      <w:r>
        <w:rPr>
          <w:rFonts w:hint="eastAsia"/>
        </w:rPr>
        <w:t>）</w:t>
      </w:r>
    </w:p>
    <w:p w14:paraId="2D96940A" w14:textId="6DA8E8D0" w:rsidR="003E5245" w:rsidRPr="006771B1" w:rsidRDefault="00DB4B53" w:rsidP="006771B1">
      <w:r>
        <w:rPr>
          <w:rFonts w:hint="eastAsia"/>
        </w:rPr>
        <w:t>公式中</w:t>
      </w:r>
      <m:oMath>
        <m:r>
          <w:rPr>
            <w:rFonts w:ascii="Cambria Math" w:hAnsi="Cambria Math"/>
          </w:rPr>
          <m:t>i</m:t>
        </m:r>
      </m:oMath>
      <w:r>
        <w:rPr>
          <w:rFonts w:hint="eastAsia"/>
        </w:rPr>
        <w:t>表示第</w:t>
      </w:r>
      <m:oMath>
        <m:r>
          <w:rPr>
            <w:rFonts w:ascii="Cambria Math" w:hAnsi="Cambria Math"/>
          </w:rPr>
          <m:t>i</m:t>
        </m:r>
      </m:oMath>
      <w:r>
        <w:rPr>
          <w:rFonts w:hint="eastAsia"/>
        </w:rPr>
        <w:t>个数据片段，</w:t>
      </w:r>
      <w:r w:rsidR="00FB79E1">
        <w:rPr>
          <w:rFonts w:hint="eastAsia"/>
        </w:rPr>
        <w:t>进而我们可以计算出</w:t>
      </w:r>
      <w:r w:rsidR="003E5245" w:rsidRPr="006771B1">
        <w:rPr>
          <w:rFonts w:hint="eastAsia"/>
        </w:rPr>
        <w:t>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sidR="003E5245" w:rsidRPr="006771B1">
        <w:rPr>
          <w:rFonts w:hint="eastAsia"/>
        </w:rPr>
        <w:t>、呼吸低通气次数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sidR="003E5245" w:rsidRPr="006771B1">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sidR="003E5245" w:rsidRPr="006771B1">
        <w:rPr>
          <w:rFonts w:hint="eastAsia"/>
        </w:rPr>
        <w:t>，计算过程分别如公式</w:t>
      </w:r>
      <w:r w:rsidR="006771B1" w:rsidRPr="006771B1">
        <w:fldChar w:fldCharType="begin"/>
      </w:r>
      <w:r w:rsidR="006771B1" w:rsidRPr="006771B1">
        <w:instrText xml:space="preserve"> </w:instrText>
      </w:r>
      <w:r w:rsidR="006771B1" w:rsidRPr="006771B1">
        <w:rPr>
          <w:rFonts w:hint="eastAsia"/>
        </w:rPr>
        <w:instrText>REF _Ref532999053 \h</w:instrText>
      </w:r>
      <w:r w:rsidR="006771B1" w:rsidRPr="006771B1">
        <w:instrText xml:space="preserve"> </w:instrText>
      </w:r>
      <w:r w:rsidR="006771B1">
        <w:instrText xml:space="preserve"> \* MERGEFORMAT </w:instrText>
      </w:r>
      <w:r w:rsidR="006771B1" w:rsidRPr="006771B1">
        <w:fldChar w:fldCharType="separate"/>
      </w:r>
      <w:r w:rsidR="006771B1" w:rsidRPr="006771B1">
        <w:rPr>
          <w:rFonts w:hint="eastAsia"/>
        </w:rPr>
        <w:t>（</w:t>
      </w:r>
      <w:r w:rsidR="006771B1" w:rsidRPr="006771B1">
        <w:rPr>
          <w:noProof/>
        </w:rPr>
        <w:t>4</w:t>
      </w:r>
      <w:r w:rsidR="006771B1" w:rsidRPr="006771B1">
        <w:fldChar w:fldCharType="end"/>
      </w:r>
      <w:r w:rsidR="006771B1" w:rsidRPr="006771B1">
        <w:fldChar w:fldCharType="begin"/>
      </w:r>
      <w:r w:rsidR="006771B1" w:rsidRPr="006771B1">
        <w:instrText xml:space="preserve"> REF _Ref532999064 \h </w:instrText>
      </w:r>
      <w:r w:rsidR="006771B1">
        <w:instrText xml:space="preserve"> \* MERGEFORMAT </w:instrText>
      </w:r>
      <w:r w:rsidR="006771B1" w:rsidRPr="006771B1">
        <w:fldChar w:fldCharType="separate"/>
      </w:r>
      <w:r w:rsidR="006771B1" w:rsidRPr="006771B1">
        <w:rPr>
          <w:rFonts w:hint="eastAsia"/>
        </w:rPr>
        <w:t>-</w:t>
      </w:r>
      <w:r w:rsidR="006771B1" w:rsidRPr="006771B1">
        <w:rPr>
          <w:noProof/>
        </w:rPr>
        <w:t>6</w:t>
      </w:r>
      <w:r w:rsidR="006771B1" w:rsidRPr="006771B1">
        <w:fldChar w:fldCharType="end"/>
      </w:r>
      <w:r w:rsidR="006771B1" w:rsidRPr="006771B1">
        <w:rPr>
          <w:rFonts w:hint="eastAsia"/>
        </w:rPr>
        <w:t>）</w:t>
      </w:r>
      <w:r w:rsidR="003E5245" w:rsidRPr="006771B1">
        <w:rPr>
          <w:rFonts w:hint="eastAsia"/>
        </w:rPr>
        <w:t>所示。</w:t>
      </w:r>
    </w:p>
    <w:p w14:paraId="04BA0D71" w14:textId="34AFD1F7"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p>
    <w:p w14:paraId="3314EA41" w14:textId="69A654E5" w:rsidR="006771B1" w:rsidRDefault="006771B1" w:rsidP="006771B1">
      <w:pPr>
        <w:pStyle w:val="a3"/>
      </w:pPr>
      <w:bookmarkStart w:id="24" w:name="_Ref532999053"/>
      <w:r>
        <w:rPr>
          <w:rFonts w:hint="eastAsia"/>
        </w:rPr>
        <w:t>（</w:t>
      </w:r>
      <w:r>
        <w:fldChar w:fldCharType="begin"/>
      </w:r>
      <w:r>
        <w:instrText xml:space="preserve"> SEQ </w:instrText>
      </w:r>
      <w:r>
        <w:instrText>公式</w:instrText>
      </w:r>
      <w:r>
        <w:instrText xml:space="preserve"> \* ARABIC </w:instrText>
      </w:r>
      <w:r>
        <w:fldChar w:fldCharType="separate"/>
      </w:r>
      <w:r>
        <w:rPr>
          <w:noProof/>
        </w:rPr>
        <w:t>4</w:t>
      </w:r>
      <w:r>
        <w:fldChar w:fldCharType="end"/>
      </w:r>
      <w:bookmarkEnd w:id="24"/>
      <w:r>
        <w:rPr>
          <w:rFonts w:hint="eastAsia"/>
        </w:rPr>
        <w:t>）</w:t>
      </w:r>
    </w:p>
    <w:p w14:paraId="70A2584D" w14:textId="0AF9EAA1"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p>
    <w:p w14:paraId="234CC883" w14:textId="030922BE" w:rsidR="006771B1" w:rsidRDefault="006771B1" w:rsidP="006771B1">
      <w:pPr>
        <w:pStyle w:val="a3"/>
      </w:pPr>
      <w:r>
        <w:rPr>
          <w:rFonts w:hint="eastAsia"/>
        </w:rPr>
        <w:t>（</w:t>
      </w:r>
      <w:r>
        <w:fldChar w:fldCharType="begin"/>
      </w:r>
      <w:r>
        <w:instrText xml:space="preserve"> SEQ </w:instrText>
      </w:r>
      <w:r>
        <w:instrText>公式</w:instrText>
      </w:r>
      <w:r>
        <w:instrText xml:space="preserve"> \* ARABIC </w:instrText>
      </w:r>
      <w:r>
        <w:fldChar w:fldCharType="separate"/>
      </w:r>
      <w:r>
        <w:rPr>
          <w:noProof/>
        </w:rPr>
        <w:t>5</w:t>
      </w:r>
      <w:r>
        <w:fldChar w:fldCharType="end"/>
      </w:r>
      <w:r>
        <w:rPr>
          <w:rFonts w:hint="eastAsia"/>
        </w:rPr>
        <w:t>）</w:t>
      </w:r>
    </w:p>
    <w:p w14:paraId="1F228147" w14:textId="5A4D96B1"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p>
    <w:p w14:paraId="0DE86283" w14:textId="6C0F5127" w:rsidR="006771B1" w:rsidRDefault="006771B1" w:rsidP="006771B1">
      <w:pPr>
        <w:pStyle w:val="a3"/>
      </w:pPr>
      <w:bookmarkStart w:id="25" w:name="_Ref532999064"/>
      <w:r>
        <w:rPr>
          <w:rFonts w:hint="eastAsia"/>
        </w:rPr>
        <w:t>（</w:t>
      </w:r>
      <w:r>
        <w:fldChar w:fldCharType="begin"/>
      </w:r>
      <w:r>
        <w:instrText xml:space="preserve"> SEQ </w:instrText>
      </w:r>
      <w:r>
        <w:instrText>公式</w:instrText>
      </w:r>
      <w:r>
        <w:instrText xml:space="preserve"> \* ARABIC </w:instrText>
      </w:r>
      <w:r>
        <w:fldChar w:fldCharType="separate"/>
      </w:r>
      <w:r>
        <w:rPr>
          <w:noProof/>
        </w:rPr>
        <w:t>6</w:t>
      </w:r>
      <w:r>
        <w:fldChar w:fldCharType="end"/>
      </w:r>
      <w:bookmarkEnd w:id="25"/>
      <w:r>
        <w:rPr>
          <w:rFonts w:hint="eastAsia"/>
        </w:rPr>
        <w:t>）</w:t>
      </w:r>
      <w:r>
        <w:t xml:space="preserve"> </w:t>
      </w:r>
    </w:p>
    <w:p w14:paraId="09C64BA6" w14:textId="381677F2" w:rsidR="003E5245" w:rsidRPr="00451BDE" w:rsidRDefault="00A86AE5" w:rsidP="003E5245">
      <w:pPr>
        <w:tabs>
          <w:tab w:val="center" w:pos="4156"/>
          <w:tab w:val="right" w:pos="10109"/>
        </w:tabs>
      </w:pPr>
      <w:r>
        <w:rPr>
          <w:rFonts w:hint="eastAsia"/>
        </w:rPr>
        <w:t>因为SAHS患者在睡眠时呼吸道存在堵塞，所以呼吸的频率成分会发生变化，</w:t>
      </w:r>
      <w:r w:rsidR="00110255">
        <w:rPr>
          <w:rFonts w:hint="eastAsia"/>
        </w:rPr>
        <w:t>非SAHS流量信号</w:t>
      </w:r>
      <w:r>
        <w:rPr>
          <w:rFonts w:hint="eastAsia"/>
        </w:rPr>
        <w:t>频率谱会在0-</w:t>
      </w:r>
      <w:r>
        <w:t>2</w:t>
      </w:r>
      <w:r>
        <w:rPr>
          <w:rFonts w:hint="eastAsia"/>
        </w:rPr>
        <w:t>Hz有一个明显的主峰，</w:t>
      </w:r>
      <w:r w:rsidR="003E5245">
        <w:rPr>
          <w:rFonts w:hint="eastAsia"/>
        </w:rPr>
        <w:t>而</w:t>
      </w:r>
      <w:r>
        <w:rPr>
          <w:rFonts w:hint="eastAsia"/>
        </w:rPr>
        <w:t>SAHS</w:t>
      </w:r>
      <w:r w:rsidR="003E5245">
        <w:rPr>
          <w:rFonts w:hint="eastAsia"/>
        </w:rPr>
        <w:t>患者在受到SAHS事件影响之后呼吸</w:t>
      </w:r>
      <w:r w:rsidR="00110255">
        <w:rPr>
          <w:rFonts w:hint="eastAsia"/>
        </w:rPr>
        <w:t>频谱</w:t>
      </w:r>
      <w:r w:rsidR="003E5245">
        <w:rPr>
          <w:rFonts w:hint="eastAsia"/>
        </w:rPr>
        <w:t>会发生紊乱，所以我们</w:t>
      </w:r>
      <w:r w:rsidR="00110255">
        <w:rPr>
          <w:rFonts w:hint="eastAsia"/>
        </w:rPr>
        <w:t>将</w:t>
      </w:r>
      <w:r w:rsidR="003E5245">
        <w:rPr>
          <w:rFonts w:hint="eastAsia"/>
        </w:rPr>
        <w:t>流量信号频谱在</w:t>
      </w:r>
      <w:r>
        <w:rPr>
          <w:rFonts w:hint="eastAsia"/>
        </w:rPr>
        <w:t>该</w:t>
      </w:r>
      <w:r w:rsidR="003E5245">
        <w:rPr>
          <w:rFonts w:hint="eastAsia"/>
        </w:rPr>
        <w:t>频段</w:t>
      </w:r>
      <w:r>
        <w:rPr>
          <w:rFonts w:hint="eastAsia"/>
        </w:rPr>
        <w:t>内</w:t>
      </w:r>
      <w:r w:rsidR="003E5245">
        <w:rPr>
          <w:rFonts w:hint="eastAsia"/>
        </w:rPr>
        <w:t>的频率谱峰度作为另外一个特征。</w:t>
      </w:r>
    </w:p>
    <w:p w14:paraId="1750E464" w14:textId="77777777" w:rsidR="003E5245" w:rsidRDefault="003E5245" w:rsidP="003E5245">
      <w:pPr>
        <w:tabs>
          <w:tab w:val="center" w:pos="4156"/>
          <w:tab w:val="right" w:pos="10109"/>
        </w:tabs>
        <w:rPr>
          <w:b/>
        </w:rPr>
      </w:pPr>
      <w:r>
        <w:rPr>
          <w:rFonts w:hint="eastAsia"/>
          <w:b/>
        </w:rPr>
        <w:t>2）血氧特征集合</w:t>
      </w:r>
    </w:p>
    <w:p w14:paraId="155695F0" w14:textId="7010B8AA" w:rsidR="003E5245" w:rsidRDefault="006F2327" w:rsidP="003E5245">
      <w:r>
        <w:rPr>
          <w:rFonts w:hint="eastAsia"/>
        </w:rPr>
        <w:t>因为SAHS事件的影响</w:t>
      </w:r>
      <w:r w:rsidR="00991E30">
        <w:rPr>
          <w:rFonts w:hint="eastAsia"/>
        </w:rPr>
        <w:t>SAHS患者的血氧通道信号中</w:t>
      </w:r>
      <w:r>
        <w:rPr>
          <w:rFonts w:hint="eastAsia"/>
        </w:rPr>
        <w:t>会</w:t>
      </w:r>
      <w:r w:rsidR="00991E30">
        <w:rPr>
          <w:rFonts w:hint="eastAsia"/>
        </w:rPr>
        <w:t>存在着明显的波动，</w:t>
      </w:r>
      <w:r w:rsidR="00505121">
        <w:rPr>
          <w:rFonts w:hint="eastAsia"/>
        </w:rPr>
        <w:t>所以</w:t>
      </w:r>
      <w:r w:rsidR="003E5245">
        <w:rPr>
          <w:rFonts w:hint="eastAsia"/>
        </w:rPr>
        <w:t>我们</w:t>
      </w:r>
      <w:r w:rsidR="00505121">
        <w:rPr>
          <w:rFonts w:hint="eastAsia"/>
        </w:rPr>
        <w:t>首先</w:t>
      </w:r>
      <w:r w:rsidR="003E5245">
        <w:rPr>
          <w:rFonts w:hint="eastAsia"/>
        </w:rPr>
        <w:t>计算了</w:t>
      </w:r>
      <w:r w:rsidR="00477522">
        <w:rPr>
          <w:rFonts w:hint="eastAsia"/>
        </w:rPr>
        <w:t>每个数据片段的血氧</w:t>
      </w:r>
      <w:r w:rsidR="003E5245">
        <w:rPr>
          <w:rFonts w:hint="eastAsia"/>
        </w:rPr>
        <w:t>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sidR="003E5245">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sidR="003E5245">
        <w:rPr>
          <w:rFonts w:hint="eastAsia"/>
        </w:rPr>
        <w:t>，同时计算了数据片段内血氧信号的总体变化斜率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sidR="003E5245">
        <w:rPr>
          <w:rFonts w:hint="eastAsia"/>
        </w:rPr>
        <w:t>作为血氧</w:t>
      </w:r>
      <w:r>
        <w:rPr>
          <w:rFonts w:hint="eastAsia"/>
        </w:rPr>
        <w:t>走势的一个特征</w:t>
      </w:r>
      <w:r w:rsidR="003E5245">
        <w:rPr>
          <w:rFonts w:hint="eastAsia"/>
        </w:rPr>
        <w:t>。除此之外我们还计算了数据片段内血氧信号低于</w:t>
      </w:r>
      <w:del w:id="26" w:author="sunset" w:date="2018-12-24T09:36:00Z">
        <w:r w:rsidR="003E5245">
          <w:rPr>
            <w:rFonts w:hint="eastAsia"/>
          </w:rPr>
          <w:delText>%</w:delText>
        </w:r>
      </w:del>
      <w:r w:rsidR="003E5245">
        <w:t>92</w:t>
      </w:r>
      <w:ins w:id="27" w:author="sunset" w:date="2018-12-24T09:36:00Z">
        <w:r w:rsidR="006403B5">
          <w:rPr>
            <w:rFonts w:hint="eastAsia"/>
          </w:rPr>
          <w:t>%</w:t>
        </w:r>
      </w:ins>
      <w:r w:rsidR="003E5245">
        <w:rPr>
          <w:rFonts w:hint="eastAsia"/>
        </w:rPr>
        <w:t>与</w:t>
      </w:r>
      <w:del w:id="28" w:author="sunset" w:date="2018-12-24T09:36:00Z">
        <w:r w:rsidR="003E5245">
          <w:rPr>
            <w:rFonts w:hint="eastAsia"/>
          </w:rPr>
          <w:delText>%</w:delText>
        </w:r>
      </w:del>
      <w:r w:rsidR="003E5245">
        <w:t>91</w:t>
      </w:r>
      <w:ins w:id="29" w:author="sunset" w:date="2018-12-24T09:36:00Z">
        <w:r w:rsidR="006403B5">
          <w:rPr>
            <w:rFonts w:hint="eastAsia"/>
          </w:rPr>
          <w:t>%</w:t>
        </w:r>
      </w:ins>
      <w:r w:rsidR="003E5245">
        <w:rPr>
          <w:rFonts w:hint="eastAsia"/>
        </w:rPr>
        <w:t>水平的持续时间作为另外两个特征。</w:t>
      </w:r>
      <w:r w:rsidR="00965715">
        <w:rPr>
          <w:rFonts w:hint="eastAsia"/>
        </w:rPr>
        <w:t>为了捕捉到血氧欠饱和程度这一特征，</w:t>
      </w:r>
      <w:r w:rsidR="003E5245">
        <w:rPr>
          <w:rFonts w:hint="eastAsia"/>
        </w:rPr>
        <w:t>我们同样</w:t>
      </w:r>
      <w:r w:rsidR="00965715">
        <w:rPr>
          <w:rFonts w:hint="eastAsia"/>
        </w:rPr>
        <w:t>每隔</w:t>
      </w:r>
      <w:r w:rsidR="003E5245">
        <w:rPr>
          <w:rFonts w:hint="eastAsia"/>
        </w:rPr>
        <w:t>3</w:t>
      </w:r>
      <w:r w:rsidR="003E5245">
        <w:t>0</w:t>
      </w:r>
      <w:r w:rsidR="003E5245">
        <w:rPr>
          <w:rFonts w:hint="eastAsia"/>
        </w:rPr>
        <w:t>秒钟的时间计算一次血氧的基线，计算过程如公式</w:t>
      </w:r>
      <w:r w:rsidR="006771B1">
        <w:fldChar w:fldCharType="begin"/>
      </w:r>
      <w:r w:rsidR="006771B1">
        <w:instrText xml:space="preserve"> </w:instrText>
      </w:r>
      <w:r w:rsidR="006771B1">
        <w:rPr>
          <w:rFonts w:hint="eastAsia"/>
        </w:rPr>
        <w:instrText>REF _Ref532999309 \h</w:instrText>
      </w:r>
      <w:r w:rsidR="006771B1">
        <w:instrText xml:space="preserve"> </w:instrText>
      </w:r>
      <w:r w:rsidR="006771B1">
        <w:fldChar w:fldCharType="separate"/>
      </w:r>
      <w:r w:rsidR="006771B1">
        <w:rPr>
          <w:rFonts w:hint="eastAsia"/>
        </w:rPr>
        <w:t>（</w:t>
      </w:r>
      <w:r w:rsidR="006771B1">
        <w:rPr>
          <w:noProof/>
        </w:rPr>
        <w:t>7</w:t>
      </w:r>
      <w:r w:rsidR="006771B1">
        <w:fldChar w:fldCharType="end"/>
      </w:r>
      <w:r w:rsidR="006771B1">
        <w:rPr>
          <w:rFonts w:hint="eastAsia"/>
        </w:rPr>
        <w:t>）、</w:t>
      </w:r>
      <w:r w:rsidR="006771B1">
        <w:fldChar w:fldCharType="begin"/>
      </w:r>
      <w:r w:rsidR="006771B1">
        <w:instrText xml:space="preserve"> </w:instrText>
      </w:r>
      <w:r w:rsidR="006771B1">
        <w:rPr>
          <w:rFonts w:hint="eastAsia"/>
        </w:rPr>
        <w:instrText>REF _Ref532999320 \h</w:instrText>
      </w:r>
      <w:r w:rsidR="006771B1">
        <w:instrText xml:space="preserve"> </w:instrText>
      </w:r>
      <w:r w:rsidR="006771B1">
        <w:fldChar w:fldCharType="separate"/>
      </w:r>
      <w:r w:rsidR="006771B1">
        <w:rPr>
          <w:rFonts w:hint="eastAsia"/>
        </w:rPr>
        <w:t>（</w:t>
      </w:r>
      <w:r w:rsidR="006771B1">
        <w:rPr>
          <w:noProof/>
        </w:rPr>
        <w:t>8</w:t>
      </w:r>
      <w:r w:rsidR="006771B1">
        <w:fldChar w:fldCharType="end"/>
      </w:r>
      <w:r w:rsidR="006771B1">
        <w:rPr>
          <w:rFonts w:hint="eastAsia"/>
        </w:rPr>
        <w:t>）</w:t>
      </w:r>
      <w:r w:rsidR="003E5245">
        <w:rPr>
          <w:rFonts w:hint="eastAsia"/>
        </w:rPr>
        <w:t>所示。</w:t>
      </w:r>
    </w:p>
    <w:p w14:paraId="2624C2B9"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r>
    </w:p>
    <w:p w14:paraId="35C2E836" w14:textId="76AEF731" w:rsidR="003E5245" w:rsidRDefault="006771B1" w:rsidP="006771B1">
      <w:pPr>
        <w:pStyle w:val="a3"/>
        <w:ind w:firstLineChars="200" w:firstLine="400"/>
      </w:pPr>
      <w:bookmarkStart w:id="30" w:name="_Ref532999309"/>
      <w:r>
        <w:rPr>
          <w:rFonts w:hint="eastAsia"/>
        </w:rPr>
        <w:t>（</w:t>
      </w:r>
      <w:r>
        <w:fldChar w:fldCharType="begin"/>
      </w:r>
      <w:r>
        <w:instrText xml:space="preserve"> SEQ </w:instrText>
      </w:r>
      <w:r>
        <w:instrText>公式</w:instrText>
      </w:r>
      <w:r>
        <w:instrText xml:space="preserve"> \* ARABIC </w:instrText>
      </w:r>
      <w:r>
        <w:fldChar w:fldCharType="separate"/>
      </w:r>
      <w:r>
        <w:rPr>
          <w:noProof/>
        </w:rPr>
        <w:t>7</w:t>
      </w:r>
      <w:r>
        <w:fldChar w:fldCharType="end"/>
      </w:r>
      <w:bookmarkEnd w:id="30"/>
      <w:r>
        <w:rPr>
          <w:rFonts w:hint="eastAsia"/>
        </w:rPr>
        <w:t>）</w:t>
      </w:r>
    </w:p>
    <w:p w14:paraId="50922F9A"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hint="eastAsia"/>
          </w:rPr>
          <m:t>mean</m:t>
        </m:r>
        <m:r>
          <m:rPr>
            <m:sty m:val="p"/>
          </m:rPr>
          <w:rPr>
            <w:rFonts w:ascii="Cambria Math" w:hAnsi="Cambria Math"/>
          </w:rPr>
          <m:t>⁡</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r>
    </w:p>
    <w:p w14:paraId="11533929" w14:textId="24666509" w:rsidR="003E5245" w:rsidRDefault="006771B1" w:rsidP="006771B1">
      <w:pPr>
        <w:pStyle w:val="a3"/>
      </w:pPr>
      <w:r>
        <w:t xml:space="preserve"> </w:t>
      </w:r>
      <w:bookmarkStart w:id="31" w:name="_Ref532999320"/>
      <w:r>
        <w:rPr>
          <w:rFonts w:hint="eastAsia"/>
        </w:rPr>
        <w:t>（</w:t>
      </w:r>
      <w:r>
        <w:fldChar w:fldCharType="begin"/>
      </w:r>
      <w:r>
        <w:instrText xml:space="preserve"> SEQ </w:instrText>
      </w:r>
      <w:r>
        <w:instrText>公式</w:instrText>
      </w:r>
      <w:r>
        <w:instrText xml:space="preserve"> \* ARABIC </w:instrText>
      </w:r>
      <w:r>
        <w:fldChar w:fldCharType="separate"/>
      </w:r>
      <w:r>
        <w:rPr>
          <w:noProof/>
        </w:rPr>
        <w:t>8</w:t>
      </w:r>
      <w:r>
        <w:fldChar w:fldCharType="end"/>
      </w:r>
      <w:bookmarkEnd w:id="31"/>
      <w:r>
        <w:rPr>
          <w:rFonts w:hint="eastAsia"/>
        </w:rPr>
        <w:t>）</w:t>
      </w:r>
    </w:p>
    <w:p w14:paraId="40C48FB1" w14:textId="5883D151" w:rsidR="003E5245" w:rsidRDefault="003E5245" w:rsidP="003E5245">
      <w:pPr>
        <w:tabs>
          <w:tab w:val="center" w:pos="4156"/>
          <w:tab w:val="right" w:pos="10110"/>
        </w:tabs>
      </w:pPr>
      <w:r>
        <w:rPr>
          <w:rFonts w:hint="eastAsia"/>
        </w:rPr>
        <w:t>随后我们分别计算了每个数据片段中的血氧欠饱和时长与血氧下降水平，计算过程分别如公式</w:t>
      </w:r>
      <w:r w:rsidR="006771B1">
        <w:fldChar w:fldCharType="begin"/>
      </w:r>
      <w:r w:rsidR="006771B1">
        <w:instrText xml:space="preserve"> </w:instrText>
      </w:r>
      <w:r w:rsidR="006771B1">
        <w:rPr>
          <w:rFonts w:hint="eastAsia"/>
        </w:rPr>
        <w:instrText>REF _Ref532999340 \h</w:instrText>
      </w:r>
      <w:r w:rsidR="006771B1">
        <w:instrText xml:space="preserve"> </w:instrText>
      </w:r>
      <w:r w:rsidR="006771B1">
        <w:fldChar w:fldCharType="separate"/>
      </w:r>
      <w:r w:rsidR="006771B1">
        <w:rPr>
          <w:rFonts w:hint="eastAsia"/>
        </w:rPr>
        <w:t>（</w:t>
      </w:r>
      <w:r w:rsidR="006771B1">
        <w:rPr>
          <w:noProof/>
        </w:rPr>
        <w:t>9</w:t>
      </w:r>
      <w:r w:rsidR="006771B1">
        <w:fldChar w:fldCharType="end"/>
      </w:r>
      <w:r w:rsidR="006771B1">
        <w:rPr>
          <w:rFonts w:hint="eastAsia"/>
        </w:rPr>
        <w:t>-</w:t>
      </w:r>
      <w:r w:rsidR="006771B1">
        <w:fldChar w:fldCharType="begin"/>
      </w:r>
      <w:r w:rsidR="006771B1">
        <w:instrText xml:space="preserve"> </w:instrText>
      </w:r>
      <w:r w:rsidR="006771B1">
        <w:rPr>
          <w:rFonts w:hint="eastAsia"/>
        </w:rPr>
        <w:instrText>REF _Ref532999346 \h</w:instrText>
      </w:r>
      <w:r w:rsidR="006771B1">
        <w:instrText xml:space="preserve"> </w:instrText>
      </w:r>
      <w:r w:rsidR="006771B1">
        <w:fldChar w:fldCharType="separate"/>
      </w:r>
      <w:r w:rsidR="006771B1">
        <w:rPr>
          <w:noProof/>
        </w:rPr>
        <w:t>12</w:t>
      </w:r>
      <w:r w:rsidR="006771B1">
        <w:fldChar w:fldCharType="end"/>
      </w:r>
      <w:r w:rsidR="006771B1">
        <w:rPr>
          <w:rFonts w:hint="eastAsia"/>
        </w:rPr>
        <w:t>）</w:t>
      </w:r>
      <w:r>
        <w:rPr>
          <w:rFonts w:hint="eastAsia"/>
        </w:rPr>
        <w:t>所示。</w:t>
      </w:r>
    </w:p>
    <w:p w14:paraId="0F2A5650"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4FC9632C" w14:textId="019AC9A5" w:rsidR="003E5245" w:rsidRDefault="006771B1" w:rsidP="006771B1">
      <w:pPr>
        <w:pStyle w:val="a3"/>
      </w:pPr>
      <w:r>
        <w:t xml:space="preserve"> </w:t>
      </w:r>
      <w:bookmarkStart w:id="32" w:name="_Ref532999340"/>
      <w:r>
        <w:rPr>
          <w:rFonts w:hint="eastAsia"/>
        </w:rPr>
        <w:t>（</w:t>
      </w:r>
      <w:r>
        <w:fldChar w:fldCharType="begin"/>
      </w:r>
      <w:r>
        <w:instrText xml:space="preserve"> SEQ </w:instrText>
      </w:r>
      <w:r>
        <w:instrText>公式</w:instrText>
      </w:r>
      <w:r>
        <w:instrText xml:space="preserve"> \* ARABIC </w:instrText>
      </w:r>
      <w:r>
        <w:fldChar w:fldCharType="separate"/>
      </w:r>
      <w:r>
        <w:rPr>
          <w:noProof/>
        </w:rPr>
        <w:t>9</w:t>
      </w:r>
      <w:r>
        <w:fldChar w:fldCharType="end"/>
      </w:r>
      <w:bookmarkEnd w:id="32"/>
      <w:r>
        <w:rPr>
          <w:rFonts w:hint="eastAsia"/>
        </w:rPr>
        <w:t>）</w:t>
      </w:r>
    </w:p>
    <w:p w14:paraId="716230E3"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7BEE8212" w14:textId="5A6AC963"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Pr>
          <w:noProof/>
        </w:rPr>
        <w:t>10</w:t>
      </w:r>
      <w:r>
        <w:fldChar w:fldCharType="end"/>
      </w:r>
      <w:r>
        <w:rPr>
          <w:rFonts w:hint="eastAsia"/>
        </w:rPr>
        <w:t>）</w:t>
      </w:r>
    </w:p>
    <w:p w14:paraId="48D09C13"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0800ECBF" w14:textId="75E7B39F"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Pr>
          <w:noProof/>
        </w:rPr>
        <w:t>11</w:t>
      </w:r>
      <w:r>
        <w:fldChar w:fldCharType="end"/>
      </w:r>
      <w:r>
        <w:rPr>
          <w:rFonts w:hint="eastAsia"/>
        </w:rPr>
        <w:t>）</w:t>
      </w:r>
    </w:p>
    <w:p w14:paraId="591F7B19"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268706C6" w14:textId="497CFE32" w:rsidR="003E5245" w:rsidRDefault="006771B1" w:rsidP="006771B1">
      <w:pPr>
        <w:pStyle w:val="a3"/>
      </w:pPr>
      <w:r>
        <w:t xml:space="preserve"> </w:t>
      </w:r>
      <w:bookmarkStart w:id="33" w:name="_Ref532999346"/>
      <w:r>
        <w:rPr>
          <w:rFonts w:hint="eastAsia"/>
        </w:rPr>
        <w:t>（</w:t>
      </w:r>
      <w:r>
        <w:fldChar w:fldCharType="begin"/>
      </w:r>
      <w:r>
        <w:instrText xml:space="preserve"> SEQ </w:instrText>
      </w:r>
      <w:r>
        <w:instrText>公式</w:instrText>
      </w:r>
      <w:r>
        <w:instrText xml:space="preserve"> \* ARABIC </w:instrText>
      </w:r>
      <w:r>
        <w:fldChar w:fldCharType="separate"/>
      </w:r>
      <w:r>
        <w:rPr>
          <w:noProof/>
        </w:rPr>
        <w:t>12</w:t>
      </w:r>
      <w:r>
        <w:fldChar w:fldCharType="end"/>
      </w:r>
      <w:bookmarkEnd w:id="33"/>
      <w:r>
        <w:rPr>
          <w:rFonts w:hint="eastAsia"/>
        </w:rPr>
        <w:t>）</w:t>
      </w:r>
    </w:p>
    <w:p w14:paraId="251B93ED" w14:textId="246ABC3A" w:rsidR="003E5245" w:rsidRDefault="003E5245" w:rsidP="003E5245">
      <w:pPr>
        <w:tabs>
          <w:tab w:val="center" w:pos="3736"/>
          <w:tab w:val="right" w:pos="10109"/>
        </w:tabs>
      </w:pPr>
      <w:r>
        <w:rPr>
          <w:rFonts w:hint="eastAsia"/>
        </w:rPr>
        <w:t>最后，整个特征集合如</w:t>
      </w:r>
      <w:r w:rsidR="00CF5164">
        <w:fldChar w:fldCharType="begin"/>
      </w:r>
      <w:r w:rsidR="00CF5164">
        <w:instrText xml:space="preserve"> </w:instrText>
      </w:r>
      <w:r w:rsidR="00CF5164">
        <w:rPr>
          <w:rFonts w:hint="eastAsia"/>
        </w:rPr>
        <w:instrText>REF _Ref532982919 \h</w:instrText>
      </w:r>
      <w:r w:rsidR="00CF5164">
        <w:instrText xml:space="preserve"> </w:instrText>
      </w:r>
      <w:r w:rsidR="00CF5164">
        <w:fldChar w:fldCharType="separate"/>
      </w:r>
      <w:r w:rsidR="00CF5164">
        <w:t xml:space="preserve">表格 </w:t>
      </w:r>
      <w:r w:rsidR="00CF5164">
        <w:rPr>
          <w:noProof/>
        </w:rPr>
        <w:t>2</w:t>
      </w:r>
      <w:r w:rsidR="00CF5164">
        <w:fldChar w:fldCharType="end"/>
      </w:r>
      <w:r>
        <w:rPr>
          <w:rFonts w:hint="eastAsia"/>
        </w:rPr>
        <w:t>所示。</w:t>
      </w:r>
      <w:bookmarkStart w:id="34" w:name="_GoBack"/>
      <w:bookmarkEnd w:id="34"/>
    </w:p>
    <w:p w14:paraId="2E06B534" w14:textId="38A80D2F" w:rsidR="003E5245" w:rsidRDefault="003E5245" w:rsidP="003E5245">
      <w:pPr>
        <w:pStyle w:val="a3"/>
        <w:keepNext/>
      </w:pPr>
      <w:bookmarkStart w:id="35" w:name="_Ref532982919"/>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2</w:t>
      </w:r>
      <w:r>
        <w:fldChar w:fldCharType="end"/>
      </w:r>
      <w:bookmarkEnd w:id="35"/>
      <w:r>
        <w:rPr>
          <w:rFonts w:hint="eastAsia"/>
        </w:rPr>
        <w:t>.</w:t>
      </w:r>
      <w:r>
        <w:t xml:space="preserve"> </w:t>
      </w:r>
      <w:r>
        <w:rPr>
          <w:rFonts w:hint="eastAsia"/>
        </w:rPr>
        <w:t>特征集合与特征定义</w:t>
      </w:r>
    </w:p>
    <w:tbl>
      <w:tblPr>
        <w:tblStyle w:val="a5"/>
        <w:tblW w:w="0" w:type="auto"/>
        <w:tblLook w:val="04A0" w:firstRow="1" w:lastRow="0" w:firstColumn="1" w:lastColumn="0" w:noHBand="0" w:noVBand="1"/>
      </w:tblPr>
      <w:tblGrid>
        <w:gridCol w:w="1056"/>
        <w:gridCol w:w="1422"/>
        <w:gridCol w:w="5466"/>
      </w:tblGrid>
      <w:tr w:rsidR="003E5245" w14:paraId="1326FB26" w14:textId="77777777" w:rsidTr="00DF2EE1">
        <w:tc>
          <w:tcPr>
            <w:tcW w:w="0" w:type="auto"/>
          </w:tcPr>
          <w:p w14:paraId="52625804" w14:textId="77777777" w:rsidR="003E5245" w:rsidRDefault="003E5245" w:rsidP="00DF2EE1">
            <w:pPr>
              <w:tabs>
                <w:tab w:val="center" w:pos="3736"/>
                <w:tab w:val="right" w:pos="10109"/>
              </w:tabs>
            </w:pPr>
            <w:r>
              <w:rPr>
                <w:rFonts w:hint="eastAsia"/>
              </w:rPr>
              <w:t>特征编号</w:t>
            </w:r>
          </w:p>
        </w:tc>
        <w:tc>
          <w:tcPr>
            <w:tcW w:w="0" w:type="auto"/>
          </w:tcPr>
          <w:p w14:paraId="21D78046" w14:textId="77777777" w:rsidR="003E5245" w:rsidRDefault="003E5245" w:rsidP="00DF2EE1">
            <w:pPr>
              <w:tabs>
                <w:tab w:val="center" w:pos="3736"/>
                <w:tab w:val="right" w:pos="10109"/>
              </w:tabs>
            </w:pPr>
            <w:r>
              <w:rPr>
                <w:rFonts w:hint="eastAsia"/>
              </w:rPr>
              <w:t>特征名称</w:t>
            </w:r>
          </w:p>
        </w:tc>
        <w:tc>
          <w:tcPr>
            <w:tcW w:w="0" w:type="auto"/>
          </w:tcPr>
          <w:p w14:paraId="6360C9B4" w14:textId="77777777" w:rsidR="003E5245" w:rsidRDefault="003E5245" w:rsidP="00DF2EE1">
            <w:pPr>
              <w:tabs>
                <w:tab w:val="center" w:pos="3736"/>
                <w:tab w:val="right" w:pos="10109"/>
              </w:tabs>
            </w:pPr>
            <w:r>
              <w:rPr>
                <w:rFonts w:hint="eastAsia"/>
              </w:rPr>
              <w:t>特征定义</w:t>
            </w:r>
          </w:p>
        </w:tc>
      </w:tr>
      <w:tr w:rsidR="003E5245" w14:paraId="21B29DD2" w14:textId="77777777" w:rsidTr="00DF2EE1">
        <w:tc>
          <w:tcPr>
            <w:tcW w:w="0" w:type="auto"/>
          </w:tcPr>
          <w:p w14:paraId="597DA4D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0" w:type="auto"/>
          </w:tcPr>
          <w:p w14:paraId="4429A33F" w14:textId="77777777" w:rsidR="003E5245" w:rsidRDefault="00767999"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0" w:type="auto"/>
          </w:tcPr>
          <w:p w14:paraId="0C688B3F" w14:textId="77777777" w:rsidR="003E5245" w:rsidRDefault="003E5245" w:rsidP="00DF2EE1">
            <w:pPr>
              <w:tabs>
                <w:tab w:val="center" w:pos="3736"/>
                <w:tab w:val="right" w:pos="10109"/>
              </w:tabs>
            </w:pPr>
            <w:r>
              <w:rPr>
                <w:rFonts w:hint="eastAsia"/>
              </w:rPr>
              <w:t>平均潮气量</w:t>
            </w:r>
          </w:p>
        </w:tc>
      </w:tr>
      <w:tr w:rsidR="003E5245" w14:paraId="6A87D751" w14:textId="77777777" w:rsidTr="00DF2EE1">
        <w:tc>
          <w:tcPr>
            <w:tcW w:w="0" w:type="auto"/>
          </w:tcPr>
          <w:p w14:paraId="5C5D420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0" w:type="auto"/>
          </w:tcPr>
          <w:p w14:paraId="00BADDFD" w14:textId="77777777" w:rsidR="003E5245" w:rsidRPr="005C0768" w:rsidRDefault="00767999"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0" w:type="auto"/>
          </w:tcPr>
          <w:p w14:paraId="1BE2E56A" w14:textId="77777777" w:rsidR="003E5245" w:rsidRDefault="003E5245" w:rsidP="00DF2EE1">
            <w:pPr>
              <w:tabs>
                <w:tab w:val="center" w:pos="3736"/>
                <w:tab w:val="right" w:pos="10109"/>
              </w:tabs>
            </w:pPr>
            <w:r>
              <w:rPr>
                <w:rFonts w:hint="eastAsia"/>
              </w:rPr>
              <w:t>潮气量标准差</w:t>
            </w:r>
          </w:p>
        </w:tc>
      </w:tr>
      <w:tr w:rsidR="003E5245" w14:paraId="5FD92ECB" w14:textId="77777777" w:rsidTr="00DF2EE1">
        <w:tc>
          <w:tcPr>
            <w:tcW w:w="0" w:type="auto"/>
          </w:tcPr>
          <w:p w14:paraId="785C3286"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3</w:t>
            </w:r>
          </w:p>
        </w:tc>
        <w:tc>
          <w:tcPr>
            <w:tcW w:w="0" w:type="auto"/>
          </w:tcPr>
          <w:p w14:paraId="040B3D03" w14:textId="77777777" w:rsidR="003E5245" w:rsidRDefault="00767999"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0" w:type="auto"/>
          </w:tcPr>
          <w:p w14:paraId="3E305928" w14:textId="77777777" w:rsidR="003E5245" w:rsidRDefault="003E5245" w:rsidP="00DF2EE1">
            <w:pPr>
              <w:tabs>
                <w:tab w:val="center" w:pos="3736"/>
                <w:tab w:val="right" w:pos="10109"/>
              </w:tabs>
            </w:pPr>
            <w:r>
              <w:rPr>
                <w:rFonts w:hint="eastAsia"/>
              </w:rPr>
              <w:t>潮气量极差</w:t>
            </w:r>
          </w:p>
        </w:tc>
      </w:tr>
      <w:tr w:rsidR="003E5245" w14:paraId="03338E45" w14:textId="77777777" w:rsidTr="00DF2EE1">
        <w:tc>
          <w:tcPr>
            <w:tcW w:w="0" w:type="auto"/>
          </w:tcPr>
          <w:p w14:paraId="29E504BA"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4</w:t>
            </w:r>
          </w:p>
        </w:tc>
        <w:tc>
          <w:tcPr>
            <w:tcW w:w="0" w:type="auto"/>
          </w:tcPr>
          <w:p w14:paraId="51F32B63" w14:textId="77777777" w:rsidR="003E5245" w:rsidRDefault="00767999"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0" w:type="auto"/>
          </w:tcPr>
          <w:p w14:paraId="78D44A4E" w14:textId="77777777" w:rsidR="003E5245" w:rsidRDefault="003E5245" w:rsidP="00DF2EE1">
            <w:pPr>
              <w:tabs>
                <w:tab w:val="center" w:pos="3736"/>
                <w:tab w:val="right" w:pos="10109"/>
              </w:tabs>
            </w:pPr>
            <w:r>
              <w:rPr>
                <w:rFonts w:hint="eastAsia"/>
              </w:rPr>
              <w:t>呼吸低通气次数、呼吸低通气次数与总呼吸次数所占比重</w:t>
            </w:r>
          </w:p>
        </w:tc>
      </w:tr>
      <w:tr w:rsidR="003E5245" w14:paraId="13E27BE8" w14:textId="77777777" w:rsidTr="00DF2EE1">
        <w:tc>
          <w:tcPr>
            <w:tcW w:w="0" w:type="auto"/>
          </w:tcPr>
          <w:p w14:paraId="6BE5B153"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5</w:t>
            </w:r>
          </w:p>
        </w:tc>
        <w:tc>
          <w:tcPr>
            <w:tcW w:w="0" w:type="auto"/>
          </w:tcPr>
          <w:p w14:paraId="65D0A933" w14:textId="77777777" w:rsidR="003E5245" w:rsidRDefault="00767999"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0" w:type="auto"/>
          </w:tcPr>
          <w:p w14:paraId="10F7F79A" w14:textId="77777777" w:rsidR="003E5245" w:rsidRDefault="003E5245" w:rsidP="00DF2EE1">
            <w:pPr>
              <w:tabs>
                <w:tab w:val="center" w:pos="3736"/>
                <w:tab w:val="right" w:pos="10109"/>
              </w:tabs>
            </w:pPr>
            <w:r>
              <w:rPr>
                <w:rFonts w:hint="eastAsia"/>
              </w:rPr>
              <w:t>呼吸暂停次数、呼吸暂停次数与总呼吸次数所占比重</w:t>
            </w:r>
          </w:p>
        </w:tc>
      </w:tr>
      <w:tr w:rsidR="003E5245" w14:paraId="6196CB82" w14:textId="77777777" w:rsidTr="00DF2EE1">
        <w:tc>
          <w:tcPr>
            <w:tcW w:w="0" w:type="auto"/>
          </w:tcPr>
          <w:p w14:paraId="72B8262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6</w:t>
            </w:r>
          </w:p>
        </w:tc>
        <w:tc>
          <w:tcPr>
            <w:tcW w:w="0" w:type="auto"/>
          </w:tcPr>
          <w:p w14:paraId="1D9CB32F" w14:textId="77777777" w:rsidR="003E5245" w:rsidRDefault="00767999"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0" w:type="auto"/>
          </w:tcPr>
          <w:p w14:paraId="1F92E639" w14:textId="77777777" w:rsidR="003E5245" w:rsidRDefault="003E5245" w:rsidP="00DF2EE1">
            <w:pPr>
              <w:tabs>
                <w:tab w:val="center" w:pos="3736"/>
                <w:tab w:val="right" w:pos="10109"/>
              </w:tabs>
            </w:pPr>
            <w:r>
              <w:rPr>
                <w:rFonts w:hint="eastAsia"/>
              </w:rPr>
              <w:t>正常呼吸次数、正常呼吸次数与总呼吸次数所占比重</w:t>
            </w:r>
          </w:p>
        </w:tc>
      </w:tr>
      <w:tr w:rsidR="003E5245" w14:paraId="425057C0" w14:textId="77777777" w:rsidTr="00DF2EE1">
        <w:tc>
          <w:tcPr>
            <w:tcW w:w="0" w:type="auto"/>
          </w:tcPr>
          <w:p w14:paraId="710A19E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7</w:t>
            </w:r>
          </w:p>
        </w:tc>
        <w:tc>
          <w:tcPr>
            <w:tcW w:w="0" w:type="auto"/>
          </w:tcPr>
          <w:p w14:paraId="2B90D7C3" w14:textId="77777777" w:rsidR="003E5245" w:rsidRDefault="00767999"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0" w:type="auto"/>
          </w:tcPr>
          <w:p w14:paraId="6EB21EB1" w14:textId="77777777" w:rsidR="003E5245" w:rsidRDefault="003E5245" w:rsidP="00DF2EE1">
            <w:pPr>
              <w:tabs>
                <w:tab w:val="center" w:pos="3736"/>
                <w:tab w:val="right" w:pos="10109"/>
              </w:tabs>
            </w:pPr>
            <w:r>
              <w:rPr>
                <w:rFonts w:hint="eastAsia"/>
              </w:rPr>
              <w:t>呼吸流量信号在感兴趣频段内的频谱峰度</w:t>
            </w:r>
          </w:p>
        </w:tc>
      </w:tr>
      <w:tr w:rsidR="003E5245" w14:paraId="62D46248" w14:textId="77777777" w:rsidTr="00DF2EE1">
        <w:tc>
          <w:tcPr>
            <w:tcW w:w="0" w:type="auto"/>
          </w:tcPr>
          <w:p w14:paraId="1F432683"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0" w:type="auto"/>
          </w:tcPr>
          <w:p w14:paraId="6E29272F" w14:textId="77777777" w:rsidR="003E5245" w:rsidRDefault="00767999"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0" w:type="auto"/>
          </w:tcPr>
          <w:p w14:paraId="3BD12DBC" w14:textId="77777777" w:rsidR="003E5245" w:rsidRDefault="003E5245" w:rsidP="00DF2EE1">
            <w:pPr>
              <w:tabs>
                <w:tab w:val="center" w:pos="3736"/>
                <w:tab w:val="right" w:pos="10109"/>
              </w:tabs>
            </w:pPr>
            <w:r>
              <w:rPr>
                <w:rFonts w:hint="eastAsia"/>
              </w:rPr>
              <w:t>血氧信号标准差</w:t>
            </w:r>
          </w:p>
        </w:tc>
      </w:tr>
      <w:tr w:rsidR="003E5245" w14:paraId="164064EC" w14:textId="77777777" w:rsidTr="00DF2EE1">
        <w:tc>
          <w:tcPr>
            <w:tcW w:w="0" w:type="auto"/>
          </w:tcPr>
          <w:p w14:paraId="08CB4DF5"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0" w:type="auto"/>
          </w:tcPr>
          <w:p w14:paraId="7A7A75C2" w14:textId="77777777" w:rsidR="003E5245" w:rsidRDefault="00767999"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0" w:type="auto"/>
          </w:tcPr>
          <w:p w14:paraId="470497CD" w14:textId="77777777" w:rsidR="003E5245" w:rsidRDefault="003E5245" w:rsidP="00DF2EE1">
            <w:pPr>
              <w:tabs>
                <w:tab w:val="center" w:pos="3736"/>
                <w:tab w:val="right" w:pos="10109"/>
              </w:tabs>
            </w:pPr>
            <w:r>
              <w:rPr>
                <w:rFonts w:hint="eastAsia"/>
              </w:rPr>
              <w:t>血氧信号极差</w:t>
            </w:r>
          </w:p>
        </w:tc>
      </w:tr>
      <w:tr w:rsidR="00A63BB3" w14:paraId="02662F5B" w14:textId="77777777" w:rsidTr="00DF2EE1">
        <w:tc>
          <w:tcPr>
            <w:tcW w:w="0" w:type="auto"/>
          </w:tcPr>
          <w:p w14:paraId="6A601908" w14:textId="3D92FEE8" w:rsidR="00A63BB3" w:rsidRDefault="00A63BB3" w:rsidP="00DF2EE1">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0" w:type="auto"/>
          </w:tcPr>
          <w:p w14:paraId="03AD3754" w14:textId="3559F13B" w:rsidR="00A63BB3" w:rsidRDefault="00767999"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0" w:type="auto"/>
          </w:tcPr>
          <w:p w14:paraId="273048D1" w14:textId="253FC987" w:rsidR="00A63BB3" w:rsidRDefault="00A63BB3" w:rsidP="00DF2EE1">
            <w:pPr>
              <w:tabs>
                <w:tab w:val="center" w:pos="3736"/>
                <w:tab w:val="right" w:pos="10109"/>
              </w:tabs>
            </w:pPr>
            <w:r>
              <w:rPr>
                <w:rFonts w:hint="eastAsia"/>
              </w:rPr>
              <w:t>血氧变化斜率</w:t>
            </w:r>
          </w:p>
        </w:tc>
      </w:tr>
      <w:tr w:rsidR="003E5245" w14:paraId="228A83AF" w14:textId="77777777" w:rsidTr="00DF2EE1">
        <w:tc>
          <w:tcPr>
            <w:tcW w:w="0" w:type="auto"/>
          </w:tcPr>
          <w:p w14:paraId="3F6C7638" w14:textId="6A2C28AD"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1</w:t>
            </w:r>
          </w:p>
        </w:tc>
        <w:tc>
          <w:tcPr>
            <w:tcW w:w="0" w:type="auto"/>
          </w:tcPr>
          <w:p w14:paraId="3F001CEF" w14:textId="77777777" w:rsidR="003E5245" w:rsidRDefault="00767999"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0" w:type="auto"/>
          </w:tcPr>
          <w:p w14:paraId="0262C775" w14:textId="77777777" w:rsidR="003E5245" w:rsidRDefault="003E5245" w:rsidP="00DF2EE1">
            <w:pPr>
              <w:tabs>
                <w:tab w:val="center" w:pos="3736"/>
                <w:tab w:val="right" w:pos="10109"/>
              </w:tabs>
            </w:pPr>
            <w:r>
              <w:rPr>
                <w:rFonts w:hint="eastAsia"/>
              </w:rPr>
              <w:t>血氧欠饱和时长</w:t>
            </w:r>
          </w:p>
        </w:tc>
      </w:tr>
      <w:tr w:rsidR="003E5245" w14:paraId="0F6776D1" w14:textId="77777777" w:rsidTr="00DF2EE1">
        <w:tc>
          <w:tcPr>
            <w:tcW w:w="0" w:type="auto"/>
          </w:tcPr>
          <w:p w14:paraId="36EAA28D" w14:textId="0BD3D993"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2</w:t>
            </w:r>
          </w:p>
        </w:tc>
        <w:tc>
          <w:tcPr>
            <w:tcW w:w="0" w:type="auto"/>
          </w:tcPr>
          <w:p w14:paraId="626ABAC3" w14:textId="77777777" w:rsidR="003E5245" w:rsidRDefault="00767999"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0" w:type="auto"/>
          </w:tcPr>
          <w:p w14:paraId="338BA5E1" w14:textId="77777777" w:rsidR="003E5245" w:rsidRDefault="003E5245" w:rsidP="00DF2EE1">
            <w:pPr>
              <w:tabs>
                <w:tab w:val="center" w:pos="3736"/>
                <w:tab w:val="right" w:pos="10109"/>
              </w:tabs>
            </w:pPr>
            <w:r>
              <w:rPr>
                <w:rFonts w:hint="eastAsia"/>
              </w:rPr>
              <w:t>血氧下降水平</w:t>
            </w:r>
          </w:p>
        </w:tc>
      </w:tr>
      <w:tr w:rsidR="003E5245" w14:paraId="453B6098" w14:textId="77777777" w:rsidTr="00DF2EE1">
        <w:tc>
          <w:tcPr>
            <w:tcW w:w="0" w:type="auto"/>
          </w:tcPr>
          <w:p w14:paraId="0F45EDBF" w14:textId="347CCD39"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lastRenderedPageBreak/>
              <w:t>1</w:t>
            </w:r>
            <w:r w:rsidR="00A63BB3">
              <w:rPr>
                <w:rFonts w:ascii="等线" w:eastAsia="等线" w:hAnsi="等线" w:cs="Times New Roman"/>
              </w:rPr>
              <w:t>3</w:t>
            </w:r>
          </w:p>
        </w:tc>
        <w:tc>
          <w:tcPr>
            <w:tcW w:w="0" w:type="auto"/>
          </w:tcPr>
          <w:p w14:paraId="08BE663F" w14:textId="77777777" w:rsidR="003E5245" w:rsidRDefault="00767999"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0" w:type="auto"/>
          </w:tcPr>
          <w:p w14:paraId="0B6538A9" w14:textId="77777777" w:rsidR="003E5245" w:rsidRDefault="003E5245" w:rsidP="00DF2EE1">
            <w:pPr>
              <w:tabs>
                <w:tab w:val="center" w:pos="3736"/>
                <w:tab w:val="right" w:pos="10109"/>
              </w:tabs>
            </w:pPr>
            <w:r>
              <w:rPr>
                <w:rFonts w:hint="eastAsia"/>
              </w:rPr>
              <w:t>血氧低于9</w:t>
            </w:r>
            <w:r>
              <w:t>2</w:t>
            </w:r>
            <w:r>
              <w:rPr>
                <w:rFonts w:hint="eastAsia"/>
              </w:rPr>
              <w:t>、9</w:t>
            </w:r>
            <w:r>
              <w:t>1</w:t>
            </w:r>
            <w:r>
              <w:rPr>
                <w:rFonts w:hint="eastAsia"/>
              </w:rPr>
              <w:t>水平的持续时长</w:t>
            </w:r>
          </w:p>
        </w:tc>
      </w:tr>
    </w:tbl>
    <w:p w14:paraId="11F57FB6" w14:textId="77777777" w:rsidR="003E5245" w:rsidRPr="00252AA6" w:rsidRDefault="003E5245" w:rsidP="003E5245">
      <w:pPr>
        <w:tabs>
          <w:tab w:val="center" w:pos="3736"/>
          <w:tab w:val="right" w:pos="10109"/>
        </w:tabs>
      </w:pPr>
    </w:p>
    <w:p w14:paraId="12313074" w14:textId="77777777" w:rsidR="003E5245" w:rsidRDefault="003E5245" w:rsidP="003E5245">
      <w:pPr>
        <w:tabs>
          <w:tab w:val="center" w:pos="4156"/>
          <w:tab w:val="right" w:pos="10109"/>
        </w:tabs>
        <w:rPr>
          <w:b/>
        </w:rPr>
      </w:pPr>
      <w:r w:rsidRPr="00DA0109">
        <w:rPr>
          <w:b/>
        </w:rPr>
        <w:t>2</w:t>
      </w:r>
      <w:r w:rsidRPr="00DA0109">
        <w:rPr>
          <w:rFonts w:hint="eastAsia"/>
          <w:b/>
        </w:rPr>
        <w:t>.</w:t>
      </w:r>
      <w:r>
        <w:rPr>
          <w:b/>
        </w:rPr>
        <w:t>5</w:t>
      </w:r>
      <w:r w:rsidRPr="00DA0109">
        <w:rPr>
          <w:b/>
        </w:rPr>
        <w:t xml:space="preserve"> </w:t>
      </w:r>
      <w:r>
        <w:rPr>
          <w:rFonts w:hint="eastAsia"/>
          <w:b/>
        </w:rPr>
        <w:t>级联分类器的设计与训练</w:t>
      </w:r>
    </w:p>
    <w:p w14:paraId="54CBD53E" w14:textId="2BFEB43E" w:rsidR="003E5245" w:rsidRDefault="003E5245" w:rsidP="003E5245">
      <w:pPr>
        <w:tabs>
          <w:tab w:val="center" w:pos="4156"/>
          <w:tab w:val="right" w:pos="10109"/>
        </w:tabs>
      </w:pPr>
      <w:r>
        <w:rPr>
          <w:rFonts w:hint="eastAsia"/>
        </w:rPr>
        <w:t>级联分类器由两部分组成，第一部分我们将其称作是</w:t>
      </w:r>
      <w:r w:rsidRPr="00440869">
        <w:rPr>
          <w:rFonts w:hint="eastAsia"/>
          <w:highlight w:val="yellow"/>
        </w:rPr>
        <w:t>粗筛分类器</w:t>
      </w:r>
      <w:r>
        <w:rPr>
          <w:rFonts w:hint="eastAsia"/>
        </w:rPr>
        <w:t>，是由1</w:t>
      </w:r>
      <w:r>
        <w:t>0</w:t>
      </w:r>
      <w:r>
        <w:rPr>
          <w:rFonts w:hint="eastAsia"/>
        </w:rPr>
        <w:t>棵CART决策树构成的随机森林，使用从6</w:t>
      </w:r>
      <w:r>
        <w:t>0</w:t>
      </w:r>
      <w:r>
        <w:rPr>
          <w:rFonts w:hint="eastAsia"/>
        </w:rPr>
        <w:t>秒数据片段中提取得到的特征集合进行训练，可以筛除大部分与SAHS事件无关的正常数据片段</w:t>
      </w:r>
      <w:r w:rsidR="00DB29A1">
        <w:rPr>
          <w:rFonts w:hint="eastAsia"/>
        </w:rPr>
        <w:t>而留下SAHS事件附近的数据片段</w:t>
      </w:r>
      <w:r>
        <w:rPr>
          <w:rFonts w:hint="eastAsia"/>
        </w:rPr>
        <w:t>；第二部分我们将其称作是</w:t>
      </w:r>
      <w:r w:rsidRPr="00440869">
        <w:rPr>
          <w:rFonts w:hint="eastAsia"/>
          <w:highlight w:val="yellow"/>
        </w:rPr>
        <w:t>精筛分类器</w:t>
      </w:r>
      <w:r>
        <w:rPr>
          <w:rFonts w:hint="eastAsia"/>
        </w:rPr>
        <w:t>，是由2</w:t>
      </w:r>
      <w:r>
        <w:t>0</w:t>
      </w:r>
      <w:r>
        <w:rPr>
          <w:rFonts w:hint="eastAsia"/>
        </w:rPr>
        <w:t>棵CART决策树构成的随机森林，使用从1</w:t>
      </w:r>
      <w:r>
        <w:t>0</w:t>
      </w:r>
      <w:r>
        <w:rPr>
          <w:rFonts w:hint="eastAsia"/>
        </w:rPr>
        <w:t>秒数据片段中提取得到的特征集合进行训练，可以在粗筛分类器的预测结果基础上进一步定位到SAHS事件的起止点，输出1</w:t>
      </w:r>
      <w:r>
        <w:t>0</w:t>
      </w:r>
      <w:r>
        <w:rPr>
          <w:rFonts w:hint="eastAsia"/>
        </w:rPr>
        <w:t>秒数据片段的预测结果序列（</w:t>
      </w:r>
      <w:r w:rsidR="00D33074">
        <w:rPr>
          <w:highlight w:val="yellow"/>
        </w:rPr>
        <w:fldChar w:fldCharType="begin"/>
      </w:r>
      <w:r w:rsidR="00D33074">
        <w:rPr>
          <w:highlight w:val="yellow"/>
        </w:rPr>
        <w:instrText xml:space="preserve"> </w:instrText>
      </w:r>
      <w:r w:rsidR="00D33074">
        <w:rPr>
          <w:rFonts w:hint="eastAsia"/>
          <w:highlight w:val="yellow"/>
        </w:rPr>
        <w:instrText>REF _Ref532980972 \h</w:instrText>
      </w:r>
      <w:r w:rsidR="00D33074">
        <w:rPr>
          <w:highlight w:val="yellow"/>
        </w:rPr>
        <w:instrText xml:space="preserve"> </w:instrText>
      </w:r>
      <w:r w:rsidR="00D33074">
        <w:rPr>
          <w:highlight w:val="yellow"/>
        </w:rPr>
      </w:r>
      <w:r w:rsidR="00D33074">
        <w:rPr>
          <w:highlight w:val="yellow"/>
        </w:rPr>
        <w:fldChar w:fldCharType="separate"/>
      </w:r>
      <w:r w:rsidR="00D33074">
        <w:t xml:space="preserve">图 </w:t>
      </w:r>
      <w:r w:rsidR="00D33074">
        <w:rPr>
          <w:noProof/>
        </w:rPr>
        <w:t>1</w:t>
      </w:r>
      <w:r w:rsidR="00D33074">
        <w:rPr>
          <w:highlight w:val="yellow"/>
        </w:rPr>
        <w:fldChar w:fldCharType="end"/>
      </w:r>
      <w:r w:rsidR="00D33074">
        <w:rPr>
          <w:rFonts w:hint="eastAsia"/>
          <w:highlight w:val="yellow"/>
        </w:rPr>
        <w:t>（d）</w:t>
      </w:r>
      <w:r w:rsidRPr="00E70584">
        <w:rPr>
          <w:rFonts w:hint="eastAsia"/>
          <w:highlight w:val="yellow"/>
        </w:rPr>
        <w:t>）</w:t>
      </w:r>
      <w:r>
        <w:rPr>
          <w:rFonts w:hint="eastAsia"/>
        </w:rPr>
        <w:t>。</w:t>
      </w:r>
    </w:p>
    <w:p w14:paraId="347A96C6" w14:textId="47F332D8" w:rsidR="00DB29A1" w:rsidRPr="00DB29A1" w:rsidRDefault="00DB29A1" w:rsidP="003E5245">
      <w:pPr>
        <w:tabs>
          <w:tab w:val="center" w:pos="4156"/>
          <w:tab w:val="right" w:pos="10109"/>
        </w:tabs>
        <w:rPr>
          <w:b/>
        </w:rPr>
      </w:pPr>
    </w:p>
    <w:p w14:paraId="2AC0904E" w14:textId="0AE30D7D" w:rsidR="003E5245" w:rsidRDefault="003E5245" w:rsidP="003E5245">
      <w:pPr>
        <w:tabs>
          <w:tab w:val="center" w:pos="4156"/>
          <w:tab w:val="right" w:pos="10109"/>
        </w:tabs>
      </w:pPr>
      <w:r>
        <w:rPr>
          <w:rFonts w:hint="eastAsia"/>
        </w:rPr>
        <w:t>为了克服原始数据</w:t>
      </w:r>
      <w:r w:rsidRPr="006403B5">
        <w:rPr>
          <w:rFonts w:hint="eastAsia"/>
          <w:highlight w:val="cyan"/>
          <w:rPrChange w:id="36" w:author="sunset" w:date="2018-12-24T09:36:00Z">
            <w:rPr>
              <w:rFonts w:hint="eastAsia"/>
            </w:rPr>
          </w:rPrChange>
        </w:rPr>
        <w:t>集中存在</w:t>
      </w:r>
      <w:r>
        <w:rPr>
          <w:rFonts w:hint="eastAsia"/>
        </w:rPr>
        <w:t>的不平衡的情况，我们修改了CART决策树对于不同类别样本的类权重，</w:t>
      </w:r>
      <w:r w:rsidR="00965715">
        <w:rPr>
          <w:rFonts w:hint="eastAsia"/>
        </w:rPr>
        <w:t>使决策树更加关注数据集中那些阳性样本。</w:t>
      </w:r>
      <w:r>
        <w:rPr>
          <w:rFonts w:hint="eastAsia"/>
        </w:rPr>
        <w:t>类权重的调整过程如公式</w:t>
      </w:r>
      <w:r w:rsidR="006771B1">
        <w:fldChar w:fldCharType="begin"/>
      </w:r>
      <w:r w:rsidR="006771B1">
        <w:instrText xml:space="preserve"> </w:instrText>
      </w:r>
      <w:r w:rsidR="006771B1">
        <w:rPr>
          <w:rFonts w:hint="eastAsia"/>
        </w:rPr>
        <w:instrText>REF _Ref532999383 \h</w:instrText>
      </w:r>
      <w:r w:rsidR="006771B1">
        <w:instrText xml:space="preserve"> </w:instrText>
      </w:r>
      <w:r w:rsidR="006771B1">
        <w:fldChar w:fldCharType="separate"/>
      </w:r>
      <w:r w:rsidR="006771B1">
        <w:rPr>
          <w:rFonts w:hint="eastAsia"/>
        </w:rPr>
        <w:t>（</w:t>
      </w:r>
      <w:r w:rsidR="006771B1">
        <w:rPr>
          <w:noProof/>
        </w:rPr>
        <w:t>13</w:t>
      </w:r>
      <w:r w:rsidR="006771B1">
        <w:fldChar w:fldCharType="end"/>
      </w:r>
      <w:r w:rsidR="006771B1">
        <w:rPr>
          <w:rFonts w:hint="eastAsia"/>
        </w:rPr>
        <w:t>）</w:t>
      </w:r>
      <w:r>
        <w:rPr>
          <w:rFonts w:hint="eastAsia"/>
        </w:rPr>
        <w:t>所示。</w:t>
      </w:r>
    </w:p>
    <w:p w14:paraId="20D27ACB"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P</m:t>
            </m:r>
          </m:e>
          <m:sub>
            <m:r>
              <w:rPr>
                <w:rFonts w:ascii="Cambria Math" w:hAnsi="Cambria Math"/>
              </w:rPr>
              <m:t>class</m:t>
            </m:r>
          </m:sub>
        </m:sSub>
        <m:r>
          <w:rPr>
            <w:rFonts w:ascii="Cambria Math" w:hAnsi="Cambria Math"/>
          </w:rPr>
          <m:t>=</m:t>
        </m:r>
        <m:f>
          <m:fPr>
            <m:ctrlPr>
              <w:rPr>
                <w:rFonts w:ascii="Cambria Math" w:hAnsi="Cambria Math"/>
                <w:i/>
              </w:rPr>
            </m:ctrlPr>
          </m:fPr>
          <m:num>
            <m:r>
              <w:rPr>
                <w:rFonts w:ascii="Cambria Math" w:hAnsi="Cambria Math"/>
              </w:rPr>
              <m:t>Nsamples</m:t>
            </m:r>
          </m:num>
          <m:den>
            <m:r>
              <w:rPr>
                <w:rFonts w:ascii="Cambria Math" w:hAnsi="Cambria Math"/>
              </w:rPr>
              <m:t>Nsample</m:t>
            </m:r>
            <m:sSub>
              <m:sSubPr>
                <m:ctrlPr>
                  <w:rPr>
                    <w:rFonts w:ascii="Cambria Math" w:hAnsi="Cambria Math"/>
                    <w:i/>
                  </w:rPr>
                </m:ctrlPr>
              </m:sSubPr>
              <m:e>
                <m:r>
                  <w:rPr>
                    <w:rFonts w:ascii="Cambria Math" w:hAnsi="Cambria Math"/>
                  </w:rPr>
                  <m:t>s</m:t>
                </m:r>
              </m:e>
              <m:sub>
                <m:r>
                  <w:rPr>
                    <w:rFonts w:ascii="Cambria Math" w:hAnsi="Cambria Math"/>
                  </w:rPr>
                  <m:t>class</m:t>
                </m:r>
              </m:sub>
            </m:sSub>
          </m:den>
        </m:f>
      </m:oMath>
      <w:r>
        <w:tab/>
      </w:r>
    </w:p>
    <w:p w14:paraId="386CBF94" w14:textId="38301F6E" w:rsidR="003E5245" w:rsidRDefault="006771B1" w:rsidP="006771B1">
      <w:pPr>
        <w:pStyle w:val="a3"/>
      </w:pPr>
      <w:bookmarkStart w:id="37" w:name="_Ref532999383"/>
      <w:r>
        <w:rPr>
          <w:rFonts w:hint="eastAsia"/>
        </w:rPr>
        <w:t>（</w:t>
      </w:r>
      <w:r>
        <w:fldChar w:fldCharType="begin"/>
      </w:r>
      <w:r>
        <w:instrText xml:space="preserve"> SEQ </w:instrText>
      </w:r>
      <w:r>
        <w:instrText>公式</w:instrText>
      </w:r>
      <w:r>
        <w:instrText xml:space="preserve"> \* ARABIC </w:instrText>
      </w:r>
      <w:r>
        <w:fldChar w:fldCharType="separate"/>
      </w:r>
      <w:r>
        <w:rPr>
          <w:noProof/>
        </w:rPr>
        <w:t>13</w:t>
      </w:r>
      <w:r>
        <w:fldChar w:fldCharType="end"/>
      </w:r>
      <w:bookmarkEnd w:id="37"/>
      <w:r>
        <w:rPr>
          <w:rFonts w:hint="eastAsia"/>
        </w:rPr>
        <w:t>）</w:t>
      </w:r>
    </w:p>
    <w:p w14:paraId="3EFE4FEE" w14:textId="602E4506" w:rsidR="003E5245" w:rsidRDefault="003E5245" w:rsidP="003E5245">
      <w:pPr>
        <w:tabs>
          <w:tab w:val="center" w:pos="4156"/>
          <w:tab w:val="right" w:pos="10109"/>
        </w:tabs>
      </w:pPr>
      <w:r>
        <w:rPr>
          <w:rFonts w:hint="eastAsia"/>
        </w:rPr>
        <w:t>通过调整类权重使得分类器更加注重假阴性错误，</w:t>
      </w:r>
      <w:r w:rsidR="00965715">
        <w:rPr>
          <w:rFonts w:hint="eastAsia"/>
        </w:rPr>
        <w:t>保证对阳性数据片段的召回率。</w:t>
      </w:r>
      <w:r>
        <w:rPr>
          <w:rFonts w:hint="eastAsia"/>
        </w:rPr>
        <w:t>另外我们只使用4、</w:t>
      </w:r>
      <w:r>
        <w:t>8</w:t>
      </w:r>
      <w:r>
        <w:rPr>
          <w:rFonts w:hint="eastAsia"/>
        </w:rPr>
        <w:t>、9、1</w:t>
      </w:r>
      <w:r w:rsidR="00440869">
        <w:t>1</w:t>
      </w:r>
      <w:r>
        <w:rPr>
          <w:rFonts w:hint="eastAsia"/>
        </w:rPr>
        <w:t>号特征构成的特征集合对粗筛分类器进行训练，这样做的目的是提高分类器的训练速度，同时对最终的预测结果几乎没有影响。</w:t>
      </w:r>
      <w:r w:rsidR="00965715">
        <w:rPr>
          <w:rFonts w:hint="eastAsia"/>
        </w:rPr>
        <w:t>最后</w:t>
      </w:r>
      <w:r>
        <w:rPr>
          <w:rFonts w:hint="eastAsia"/>
        </w:rPr>
        <w:t>为了防止过拟合我们限制每棵决策树的叶子节点上至少留下5</w:t>
      </w:r>
      <w:r>
        <w:t>0</w:t>
      </w:r>
      <w:r>
        <w:rPr>
          <w:rFonts w:hint="eastAsia"/>
        </w:rPr>
        <w:t>个样本，分割内部结点所需的最小样本数5</w:t>
      </w:r>
      <w:r>
        <w:t>0</w:t>
      </w:r>
      <w:r>
        <w:rPr>
          <w:rFonts w:hint="eastAsia"/>
        </w:rPr>
        <w:t>个同时最大深度不超过3</w:t>
      </w:r>
      <w:r>
        <w:t>0</w:t>
      </w:r>
      <w:r>
        <w:rPr>
          <w:rFonts w:hint="eastAsia"/>
        </w:rPr>
        <w:t>。</w:t>
      </w:r>
    </w:p>
    <w:p w14:paraId="3D4D3C05" w14:textId="61312EAC" w:rsidR="003E5245" w:rsidRDefault="003E5245" w:rsidP="003E5245">
      <w:pPr>
        <w:tabs>
          <w:tab w:val="center" w:pos="4156"/>
          <w:tab w:val="right" w:pos="10109"/>
        </w:tabs>
      </w:pPr>
      <w:r>
        <w:rPr>
          <w:rFonts w:hint="eastAsia"/>
        </w:rPr>
        <w:t>在这里我们采用的是基于被试的两折交叉训练，也就是每次使用单个被试一半的数据作为训练集进行训练，余下一半的数据作为测试集；对整个数据库中的</w:t>
      </w:r>
      <w:r w:rsidR="00965715">
        <w:rPr>
          <w:rFonts w:hint="eastAsia"/>
        </w:rPr>
        <w:t>所有</w:t>
      </w:r>
      <w:r>
        <w:rPr>
          <w:rFonts w:hint="eastAsia"/>
        </w:rPr>
        <w:t>被试循环此过程直到得到所有被试的测试结果。</w:t>
      </w:r>
      <w:r w:rsidR="00BC080F">
        <w:rPr>
          <w:rFonts w:hint="eastAsia"/>
        </w:rPr>
        <w:t>模型的训练与预测是在一台配置Inter</w:t>
      </w:r>
      <w:r w:rsidR="00BC080F">
        <w:t xml:space="preserve"> </w:t>
      </w:r>
      <w:r w:rsidR="00BC080F">
        <w:rPr>
          <w:rFonts w:hint="eastAsia"/>
        </w:rPr>
        <w:t>i5-7600K处理器、拥有8GRAM的台式机上进行的。</w:t>
      </w:r>
    </w:p>
    <w:p w14:paraId="57046E7F" w14:textId="634C7C1C" w:rsidR="003E5245" w:rsidRPr="001934B7" w:rsidRDefault="003E5245" w:rsidP="003E5245">
      <w:pPr>
        <w:tabs>
          <w:tab w:val="center" w:pos="4156"/>
          <w:tab w:val="right" w:pos="10109"/>
        </w:tabs>
      </w:pPr>
    </w:p>
    <w:p w14:paraId="600FE071" w14:textId="77777777" w:rsidR="003E5245" w:rsidRPr="00DA0109" w:rsidRDefault="003E5245" w:rsidP="003E5245">
      <w:pPr>
        <w:tabs>
          <w:tab w:val="center" w:pos="4156"/>
          <w:tab w:val="right" w:pos="10109"/>
        </w:tabs>
        <w:rPr>
          <w:b/>
        </w:rPr>
      </w:pPr>
      <w:r>
        <w:rPr>
          <w:rFonts w:hint="eastAsia"/>
          <w:b/>
        </w:rPr>
        <w:t>2.</w:t>
      </w:r>
      <w:r>
        <w:rPr>
          <w:b/>
        </w:rPr>
        <w:t xml:space="preserve">6 </w:t>
      </w:r>
      <w:r>
        <w:rPr>
          <w:rFonts w:hint="eastAsia"/>
          <w:b/>
        </w:rPr>
        <w:t>事件检测器设计</w:t>
      </w:r>
    </w:p>
    <w:p w14:paraId="5C2234E0" w14:textId="191A3AF9" w:rsidR="003E5245" w:rsidRDefault="003E5245" w:rsidP="003E5245">
      <w:r>
        <w:rPr>
          <w:rFonts w:hint="eastAsia"/>
        </w:rPr>
        <w:t>经过级联分类器后我们会得到1</w:t>
      </w:r>
      <w:r>
        <w:t>0</w:t>
      </w:r>
      <w:r>
        <w:rPr>
          <w:rFonts w:hint="eastAsia"/>
        </w:rPr>
        <w:t>秒数据片段的预测结果序列，事件检测器会修正序列中的无效结果，输出最终的SAHS事件预测结果以及AHI。事件检测器的修正过程主要依赖以下两个</w:t>
      </w:r>
      <w:r w:rsidR="00965715">
        <w:rPr>
          <w:rFonts w:hint="eastAsia"/>
        </w:rPr>
        <w:t>原则</w:t>
      </w:r>
      <w:r>
        <w:rPr>
          <w:rFonts w:hint="eastAsia"/>
        </w:rPr>
        <w:t>：1）根据睡眠呼吸暂停与低通气事件的定义，一次SAHS事件的最短持续时长为1</w:t>
      </w:r>
      <w:r>
        <w:t>0</w:t>
      </w:r>
      <w:r>
        <w:rPr>
          <w:rFonts w:hint="eastAsia"/>
        </w:rPr>
        <w:t>s，</w:t>
      </w:r>
      <w:r w:rsidR="00965715">
        <w:rPr>
          <w:rFonts w:hint="eastAsia"/>
        </w:rPr>
        <w:t>那么我们可以通过公式</w:t>
      </w:r>
      <w:r w:rsidR="006771B1">
        <w:fldChar w:fldCharType="begin"/>
      </w:r>
      <w:r w:rsidR="006771B1">
        <w:instrText xml:space="preserve"> </w:instrText>
      </w:r>
      <w:r w:rsidR="006771B1">
        <w:rPr>
          <w:rFonts w:hint="eastAsia"/>
        </w:rPr>
        <w:instrText>REF _Ref532999443 \h</w:instrText>
      </w:r>
      <w:r w:rsidR="006771B1">
        <w:instrText xml:space="preserve"> </w:instrText>
      </w:r>
      <w:r w:rsidR="006771B1">
        <w:fldChar w:fldCharType="separate"/>
      </w:r>
      <w:r w:rsidR="006771B1">
        <w:rPr>
          <w:rFonts w:hint="eastAsia"/>
        </w:rPr>
        <w:t>（</w:t>
      </w:r>
      <w:r w:rsidR="006771B1">
        <w:rPr>
          <w:noProof/>
        </w:rPr>
        <w:t>14</w:t>
      </w:r>
      <w:r w:rsidR="006771B1">
        <w:fldChar w:fldCharType="end"/>
      </w:r>
      <w:r w:rsidR="006771B1">
        <w:rPr>
          <w:rFonts w:hint="eastAsia"/>
        </w:rPr>
        <w:t>）</w:t>
      </w:r>
      <w:r w:rsidR="00965715">
        <w:rPr>
          <w:rFonts w:hint="eastAsia"/>
        </w:rPr>
        <w:t>计算得到相应的SAHS预测序列</w:t>
      </w:r>
      <w:r w:rsidR="0056457A">
        <w:rPr>
          <w:rFonts w:hint="eastAsia"/>
        </w:rPr>
        <w:t>长度。</w:t>
      </w:r>
    </w:p>
    <w:p w14:paraId="43893719" w14:textId="77777777" w:rsidR="006771B1" w:rsidRPr="006771B1" w:rsidRDefault="003E5245" w:rsidP="006771B1">
      <w:pPr>
        <w:tabs>
          <w:tab w:val="center" w:pos="4156"/>
          <w:tab w:val="right" w:pos="10109"/>
        </w:tabs>
        <w:rPr>
          <w:vanish/>
          <w:specVanish/>
        </w:rPr>
      </w:pPr>
      <w:r>
        <w:tab/>
      </w:r>
      <m:oMath>
        <m:r>
          <w:rPr>
            <w:rFonts w:ascii="Cambria Math" w:hAnsi="Cambria Math"/>
          </w:rPr>
          <m:t>Durseq=WT+Dur-10</m:t>
        </m:r>
      </m:oMath>
      <w:r>
        <w:tab/>
      </w:r>
    </w:p>
    <w:p w14:paraId="27536FCF" w14:textId="67D9B718" w:rsidR="003E5245" w:rsidRDefault="006771B1" w:rsidP="006771B1">
      <w:pPr>
        <w:pStyle w:val="a3"/>
      </w:pPr>
      <w:bookmarkStart w:id="38" w:name="_Ref532999443"/>
      <w:r>
        <w:rPr>
          <w:rFonts w:hint="eastAsia"/>
        </w:rPr>
        <w:t>（</w:t>
      </w:r>
      <w:r>
        <w:fldChar w:fldCharType="begin"/>
      </w:r>
      <w:r>
        <w:instrText xml:space="preserve"> SEQ </w:instrText>
      </w:r>
      <w:r>
        <w:instrText>公式</w:instrText>
      </w:r>
      <w:r>
        <w:instrText xml:space="preserve"> \* ARABIC </w:instrText>
      </w:r>
      <w:r>
        <w:fldChar w:fldCharType="separate"/>
      </w:r>
      <w:r>
        <w:rPr>
          <w:noProof/>
        </w:rPr>
        <w:t>14</w:t>
      </w:r>
      <w:r>
        <w:fldChar w:fldCharType="end"/>
      </w:r>
      <w:bookmarkEnd w:id="38"/>
      <w:r>
        <w:rPr>
          <w:rFonts w:hint="eastAsia"/>
        </w:rPr>
        <w:t>）</w:t>
      </w:r>
    </w:p>
    <w:p w14:paraId="46F52A65" w14:textId="07723E95" w:rsidR="003E5245" w:rsidRDefault="00B70D88" w:rsidP="003E5245">
      <w:pPr>
        <w:tabs>
          <w:tab w:val="center" w:pos="4156"/>
          <w:tab w:val="left" w:pos="10110"/>
        </w:tabs>
        <w:rPr>
          <w:rFonts w:ascii="Times New Roman" w:hAnsi="Times New Roman" w:cs="Times New Roman"/>
        </w:rPr>
      </w:pPr>
      <w:r>
        <w:rPr>
          <w:rFonts w:hint="eastAsia"/>
          <w:noProof/>
        </w:rPr>
        <w:drawing>
          <wp:anchor distT="0" distB="0" distL="114300" distR="114300" simplePos="0" relativeHeight="251661312" behindDoc="0" locked="0" layoutInCell="1" allowOverlap="1" wp14:anchorId="4CC96540" wp14:editId="79D48520">
            <wp:simplePos x="0" y="0"/>
            <wp:positionH relativeFrom="column">
              <wp:posOffset>0</wp:posOffset>
            </wp:positionH>
            <wp:positionV relativeFrom="paragraph">
              <wp:posOffset>1407795</wp:posOffset>
            </wp:positionV>
            <wp:extent cx="5273881" cy="2184265"/>
            <wp:effectExtent l="0" t="0" r="3175"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3881" cy="2184265"/>
                    </a:xfrm>
                    <a:prstGeom prst="rect">
                      <a:avLst/>
                    </a:prstGeom>
                  </pic:spPr>
                </pic:pic>
              </a:graphicData>
            </a:graphic>
          </wp:anchor>
        </w:drawing>
      </w:r>
      <w:r>
        <w:rPr>
          <w:rFonts w:hint="eastAsia"/>
          <w:noProof/>
        </w:rPr>
        <mc:AlternateContent>
          <mc:Choice Requires="wps">
            <w:drawing>
              <wp:anchor distT="0" distB="0" distL="114300" distR="114300" simplePos="0" relativeHeight="251662336" behindDoc="0" locked="0" layoutInCell="1" allowOverlap="1" wp14:anchorId="380094E8" wp14:editId="690423B8">
                <wp:simplePos x="0" y="0"/>
                <wp:positionH relativeFrom="column">
                  <wp:posOffset>0</wp:posOffset>
                </wp:positionH>
                <wp:positionV relativeFrom="paragraph">
                  <wp:posOffset>3650476</wp:posOffset>
                </wp:positionV>
                <wp:extent cx="5273881" cy="396216"/>
                <wp:effectExtent l="0" t="0" r="3175" b="3810"/>
                <wp:wrapTopAndBottom/>
                <wp:docPr id="73" name="文本框 73"/>
                <wp:cNvGraphicFramePr/>
                <a:graphic xmlns:a="http://schemas.openxmlformats.org/drawingml/2006/main">
                  <a:graphicData uri="http://schemas.microsoft.com/office/word/2010/wordprocessingShape">
                    <wps:wsp>
                      <wps:cNvSpPr txBox="1"/>
                      <wps:spPr>
                        <a:xfrm>
                          <a:off x="0" y="0"/>
                          <a:ext cx="5273881" cy="396216"/>
                        </a:xfrm>
                        <a:prstGeom prst="rect">
                          <a:avLst/>
                        </a:prstGeom>
                        <a:solidFill>
                          <a:prstClr val="white"/>
                        </a:solidFill>
                        <a:ln>
                          <a:noFill/>
                        </a:ln>
                      </wps:spPr>
                      <wps:txbx>
                        <w:txbxContent>
                          <w:p w14:paraId="475670EC" w14:textId="4D680658" w:rsidR="00767999" w:rsidRDefault="00767999" w:rsidP="0069603C">
                            <w:pPr>
                              <w:pStyle w:val="a3"/>
                            </w:pPr>
                            <w:bookmarkStart w:id="39" w:name="_Ref532982532"/>
                            <w:r>
                              <w:t>图</w:t>
                            </w:r>
                            <w:r>
                              <w:t xml:space="preserve"> </w:t>
                            </w:r>
                            <w:r>
                              <w:fldChar w:fldCharType="begin"/>
                            </w:r>
                            <w:r>
                              <w:instrText xml:space="preserve"> SEQ </w:instrText>
                            </w:r>
                            <w:r>
                              <w:instrText>图</w:instrText>
                            </w:r>
                            <w:r>
                              <w:instrText xml:space="preserve"> \* ARABIC </w:instrText>
                            </w:r>
                            <w:r>
                              <w:fldChar w:fldCharType="separate"/>
                            </w:r>
                            <w:r w:rsidR="00D53521">
                              <w:rPr>
                                <w:noProof/>
                              </w:rPr>
                              <w:t>3</w:t>
                            </w:r>
                            <w:r>
                              <w:fldChar w:fldCharType="end"/>
                            </w:r>
                            <w:bookmarkEnd w:id="39"/>
                            <w:r>
                              <w:t xml:space="preserve">. </w:t>
                            </w:r>
                            <w:r>
                              <w:rPr>
                                <w:rFonts w:hint="eastAsia"/>
                              </w:rPr>
                              <w:t>（</w:t>
                            </w:r>
                            <w:r>
                              <w:rPr>
                                <w:rFonts w:hint="eastAsia"/>
                              </w:rPr>
                              <w:t>a</w:t>
                            </w:r>
                            <w:r>
                              <w:rPr>
                                <w:rFonts w:hint="eastAsia"/>
                              </w:rPr>
                              <w:t>）事件检测器修正阳性事件原则；（</w:t>
                            </w:r>
                            <w:r>
                              <w:rPr>
                                <w:rFonts w:hint="eastAsia"/>
                              </w:rPr>
                              <w:t>b</w:t>
                            </w:r>
                            <w:r>
                              <w:rPr>
                                <w:rFonts w:hint="eastAsia"/>
                              </w:rPr>
                              <w:t>）事件检测器修正阴性事件原则；（</w:t>
                            </w:r>
                            <w:r>
                              <w:rPr>
                                <w:rFonts w:hint="eastAsia"/>
                              </w:rPr>
                              <w:t>c</w:t>
                            </w:r>
                            <w:r>
                              <w:rPr>
                                <w:rFonts w:hint="eastAsia"/>
                              </w:rPr>
                              <w:t>）事件检测器修正示例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094E8" id="文本框 73" o:spid="_x0000_s1040" type="#_x0000_t202" style="position:absolute;left:0;text-align:left;margin-left:0;margin-top:287.45pt;width:415.25pt;height:31.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" stroked="f">
                <v:textbox style="mso-fit-shape-to-text:t" inset="0,0,0,0">
                  <w:txbxContent>
                    <w:p w14:paraId="475670EC" w14:textId="4D680658" w:rsidR="00767999" w:rsidRDefault="00767999" w:rsidP="0069603C">
                      <w:pPr>
                        <w:pStyle w:val="a3"/>
                      </w:pPr>
                      <w:bookmarkStart w:id="40" w:name="_Ref532982532"/>
                      <w:r>
                        <w:t>图</w:t>
                      </w:r>
                      <w:r>
                        <w:t xml:space="preserve"> </w:t>
                      </w:r>
                      <w:r>
                        <w:fldChar w:fldCharType="begin"/>
                      </w:r>
                      <w:r>
                        <w:instrText xml:space="preserve"> SEQ </w:instrText>
                      </w:r>
                      <w:r>
                        <w:instrText>图</w:instrText>
                      </w:r>
                      <w:r>
                        <w:instrText xml:space="preserve"> \* ARABIC </w:instrText>
                      </w:r>
                      <w:r>
                        <w:fldChar w:fldCharType="separate"/>
                      </w:r>
                      <w:r w:rsidR="00D53521">
                        <w:rPr>
                          <w:noProof/>
                        </w:rPr>
                        <w:t>3</w:t>
                      </w:r>
                      <w:r>
                        <w:fldChar w:fldCharType="end"/>
                      </w:r>
                      <w:bookmarkEnd w:id="40"/>
                      <w:r>
                        <w:t xml:space="preserve">. </w:t>
                      </w:r>
                      <w:r>
                        <w:rPr>
                          <w:rFonts w:hint="eastAsia"/>
                        </w:rPr>
                        <w:t>（</w:t>
                      </w:r>
                      <w:r>
                        <w:rPr>
                          <w:rFonts w:hint="eastAsia"/>
                        </w:rPr>
                        <w:t>a</w:t>
                      </w:r>
                      <w:r>
                        <w:rPr>
                          <w:rFonts w:hint="eastAsia"/>
                        </w:rPr>
                        <w:t>）事件检测器修正阳性事件原则；（</w:t>
                      </w:r>
                      <w:r>
                        <w:rPr>
                          <w:rFonts w:hint="eastAsia"/>
                        </w:rPr>
                        <w:t>b</w:t>
                      </w:r>
                      <w:r>
                        <w:rPr>
                          <w:rFonts w:hint="eastAsia"/>
                        </w:rPr>
                        <w:t>）事件检测器修正阴性事件原则；（</w:t>
                      </w:r>
                      <w:r>
                        <w:rPr>
                          <w:rFonts w:hint="eastAsia"/>
                        </w:rPr>
                        <w:t>c</w:t>
                      </w:r>
                      <w:r>
                        <w:rPr>
                          <w:rFonts w:hint="eastAsia"/>
                        </w:rPr>
                        <w:t>）事件检测器修正示例</w:t>
                      </w:r>
                    </w:p>
                  </w:txbxContent>
                </v:textbox>
                <w10:wrap type="topAndBottom"/>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5D8DC25A" wp14:editId="5EDB36DD">
                <wp:simplePos x="0" y="0"/>
                <wp:positionH relativeFrom="column">
                  <wp:posOffset>-171450</wp:posOffset>
                </wp:positionH>
                <wp:positionV relativeFrom="paragraph">
                  <wp:posOffset>1331595</wp:posOffset>
                </wp:positionV>
                <wp:extent cx="499069" cy="297162"/>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499069" cy="297162"/>
                        </a:xfrm>
                        <a:prstGeom prst="rect">
                          <a:avLst/>
                        </a:prstGeom>
                        <a:noFill/>
                        <a:ln w="6350">
                          <a:noFill/>
                        </a:ln>
                      </wps:spPr>
                      <wps:txbx>
                        <w:txbxContent>
                          <w:p w14:paraId="39A62A05" w14:textId="77777777" w:rsidR="00767999" w:rsidRDefault="00767999" w:rsidP="0069603C">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8DC25A" id="文本框 58" o:spid="_x0000_s1041" type="#_x0000_t202" style="position:absolute;left:0;text-align:left;margin-left:-13.5pt;margin-top:104.85pt;width:39.3pt;height:23.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" filled="f" stroked="f" strokeweight=".5pt">
                <v:textbox>
                  <w:txbxContent>
                    <w:p w14:paraId="39A62A05" w14:textId="77777777" w:rsidR="00767999" w:rsidRDefault="00767999" w:rsidP="0069603C">
                      <w:r>
                        <w:rPr>
                          <w:rFonts w:hint="eastAsia"/>
                        </w:rPr>
                        <w:t>（a）</w:t>
                      </w:r>
                    </w:p>
                  </w:txbxContent>
                </v:textbox>
                <w10:wrap type="topAndBottom"/>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1A607179" wp14:editId="1AD4A124">
                <wp:simplePos x="0" y="0"/>
                <wp:positionH relativeFrom="column">
                  <wp:posOffset>2295504</wp:posOffset>
                </wp:positionH>
                <wp:positionV relativeFrom="paragraph">
                  <wp:posOffset>1331595</wp:posOffset>
                </wp:positionV>
                <wp:extent cx="499702" cy="297162"/>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499702" cy="297162"/>
                        </a:xfrm>
                        <a:prstGeom prst="rect">
                          <a:avLst/>
                        </a:prstGeom>
                        <a:noFill/>
                        <a:ln w="6350">
                          <a:noFill/>
                        </a:ln>
                      </wps:spPr>
                      <wps:txbx>
                        <w:txbxContent>
                          <w:p w14:paraId="36C4B60E" w14:textId="77777777" w:rsidR="00767999" w:rsidRDefault="00767999" w:rsidP="0069603C">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07179" id="文本框 71" o:spid="_x0000_s1042" type="#_x0000_t202" style="position:absolute;left:0;text-align:left;margin-left:180.75pt;margin-top:104.85pt;width:39.35pt;height:23.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" filled="f" stroked="f" strokeweight=".5pt">
                <v:textbox>
                  <w:txbxContent>
                    <w:p w14:paraId="36C4B60E" w14:textId="77777777" w:rsidR="00767999" w:rsidRDefault="00767999" w:rsidP="0069603C">
                      <w:r>
                        <w:rPr>
                          <w:rFonts w:hint="eastAsia"/>
                        </w:rPr>
                        <w:t>（</w:t>
                      </w:r>
                      <w:r>
                        <w:t>b</w:t>
                      </w:r>
                      <w:r>
                        <w:rPr>
                          <w:rFonts w:hint="eastAsia"/>
                        </w:rPr>
                        <w:t>）</w:t>
                      </w:r>
                    </w:p>
                  </w:txbxContent>
                </v:textbox>
                <w10:wrap type="topAndBottom"/>
              </v:shape>
            </w:pict>
          </mc:Fallback>
        </mc:AlternateContent>
      </w:r>
      <w:r>
        <w:rPr>
          <w:rFonts w:hint="eastAsia"/>
          <w:noProof/>
        </w:rPr>
        <mc:AlternateContent>
          <mc:Choice Requires="wps">
            <w:drawing>
              <wp:anchor distT="0" distB="0" distL="114300" distR="114300" simplePos="0" relativeHeight="251665408" behindDoc="0" locked="0" layoutInCell="1" allowOverlap="1" wp14:anchorId="73F56111" wp14:editId="6A36A849">
                <wp:simplePos x="0" y="0"/>
                <wp:positionH relativeFrom="column">
                  <wp:posOffset>-171450</wp:posOffset>
                </wp:positionH>
                <wp:positionV relativeFrom="paragraph">
                  <wp:posOffset>2530593</wp:posOffset>
                </wp:positionV>
                <wp:extent cx="499069" cy="297162"/>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99069" cy="297162"/>
                        </a:xfrm>
                        <a:prstGeom prst="rect">
                          <a:avLst/>
                        </a:prstGeom>
                        <a:noFill/>
                        <a:ln w="6350">
                          <a:noFill/>
                        </a:ln>
                      </wps:spPr>
                      <wps:txbx>
                        <w:txbxContent>
                          <w:p w14:paraId="063FB36C" w14:textId="1639CBEC" w:rsidR="00767999" w:rsidRDefault="00767999" w:rsidP="0069603C">
                            <w:r>
                              <w:rPr>
                                <w:rFonts w:hint="eastAsia"/>
                              </w:rPr>
                              <w:t>（</w:t>
                            </w:r>
                            <w:r>
                              <w:t>c</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56111" id="文本框 72" o:spid="_x0000_s1043" type="#_x0000_t202" style="position:absolute;left:0;text-align:left;margin-left:-13.5pt;margin-top:199.25pt;width:39.3pt;height:23.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" filled="f" stroked="f" strokeweight=".5pt">
                <v:textbox>
                  <w:txbxContent>
                    <w:p w14:paraId="063FB36C" w14:textId="1639CBEC" w:rsidR="00767999" w:rsidRDefault="00767999" w:rsidP="0069603C">
                      <w:r>
                        <w:rPr>
                          <w:rFonts w:hint="eastAsia"/>
                        </w:rPr>
                        <w:t>（</w:t>
                      </w:r>
                      <w:r>
                        <w:t>c</w:t>
                      </w:r>
                      <w:r>
                        <w:rPr>
                          <w:rFonts w:hint="eastAsia"/>
                        </w:rPr>
                        <w:t>）</w:t>
                      </w:r>
                    </w:p>
                  </w:txbxContent>
                </v:textbox>
                <w10:wrap type="topAndBottom"/>
              </v:shape>
            </w:pict>
          </mc:Fallback>
        </mc:AlternateContent>
      </w:r>
      <w:r w:rsidR="003E5245">
        <w:rPr>
          <w:rFonts w:hint="eastAsia"/>
        </w:rPr>
        <w:t>公式中Dur表示数据库标注中单次睡眠呼吸暂停与低通气事件的持续时长，满足Dur&gt;</w:t>
      </w:r>
      <w:r w:rsidR="003E5245">
        <w:t>10</w:t>
      </w:r>
      <w:r w:rsidR="003E5245">
        <w:rPr>
          <w:rFonts w:hint="eastAsia"/>
        </w:rPr>
        <w:t>，WT表示所用滑动窗口长度</w:t>
      </w:r>
      <w:r w:rsidR="00DB5F67">
        <w:rPr>
          <w:rFonts w:hint="eastAsia"/>
        </w:rPr>
        <w:t>也就是1</w:t>
      </w:r>
      <w:r w:rsidR="00DB5F67">
        <w:t>0</w:t>
      </w:r>
      <w:r w:rsidR="00DB5F67">
        <w:rPr>
          <w:rFonts w:hint="eastAsia"/>
        </w:rPr>
        <w:t>秒钟</w:t>
      </w:r>
      <w:r w:rsidR="003E5245">
        <w:rPr>
          <w:rFonts w:hint="eastAsia"/>
        </w:rPr>
        <w:t>，可以计算出预测结果中SAHS序列长度</w:t>
      </w:r>
      <w:r w:rsidR="003E5245">
        <w:rPr>
          <w:rFonts w:hint="eastAsia"/>
        </w:rPr>
        <w:lastRenderedPageBreak/>
        <w:t>Durseq&gt;</w:t>
      </w:r>
      <w:r w:rsidR="0069603C">
        <w:t>10</w:t>
      </w:r>
      <w:r w:rsidR="0069603C">
        <w:rPr>
          <w:rFonts w:hint="eastAsia"/>
        </w:rPr>
        <w:t>（</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3D7A16">
        <w:t xml:space="preserve">图 </w:t>
      </w:r>
      <w:r w:rsidR="003D7A16">
        <w:rPr>
          <w:noProof/>
        </w:rPr>
        <w:t>3</w:t>
      </w:r>
      <w:r w:rsidR="00F2510F">
        <w:fldChar w:fldCharType="end"/>
      </w:r>
      <w:r w:rsidR="0069603C">
        <w:rPr>
          <w:rFonts w:hint="eastAsia"/>
        </w:rPr>
        <w:t>（a））</w:t>
      </w:r>
      <w:r w:rsidR="003E5245">
        <w:rPr>
          <w:rFonts w:hint="eastAsia"/>
        </w:rPr>
        <w:t>。预测结果中不满足该标准的SAHS序列将被事件检测器重置为阴性序列</w:t>
      </w:r>
      <w:r w:rsidR="0069603C">
        <w:rPr>
          <w:rFonts w:hint="eastAsia"/>
        </w:rPr>
        <w:t>（</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3D7A16">
        <w:t xml:space="preserve">图 </w:t>
      </w:r>
      <w:r w:rsidR="003D7A16">
        <w:rPr>
          <w:noProof/>
        </w:rPr>
        <w:t>3</w:t>
      </w:r>
      <w:r w:rsidR="00F2510F">
        <w:fldChar w:fldCharType="end"/>
      </w:r>
      <w:r w:rsidR="0069603C">
        <w:rPr>
          <w:rFonts w:hint="eastAsia"/>
        </w:rPr>
        <w:t>（c））</w:t>
      </w:r>
      <w:r w:rsidR="003E5245">
        <w:rPr>
          <w:rFonts w:ascii="Times New Roman" w:hAnsi="Times New Roman" w:cs="Times New Roman" w:hint="eastAsia"/>
        </w:rPr>
        <w:t>。</w:t>
      </w:r>
      <w:r w:rsidR="003E5245">
        <w:t>2</w:t>
      </w:r>
      <w:r w:rsidR="003E5245">
        <w:rPr>
          <w:rFonts w:hint="eastAsia"/>
        </w:rPr>
        <w:t>）预测结果中两次相邻SAHS序列的间隔Intseq同样会存在一定的约束（</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3D7A16">
        <w:t xml:space="preserve">图 </w:t>
      </w:r>
      <w:r w:rsidR="003D7A16">
        <w:rPr>
          <w:noProof/>
        </w:rPr>
        <w:t>3</w:t>
      </w:r>
      <w:r w:rsidR="00F2510F">
        <w:fldChar w:fldCharType="end"/>
      </w:r>
      <w:r w:rsidR="003E5245">
        <w:rPr>
          <w:rFonts w:hint="eastAsia"/>
        </w:rPr>
        <w:t>（b））。容易计算得到</w:t>
      </w:r>
      <w:r w:rsidR="0056457A">
        <w:rPr>
          <w:rFonts w:hint="eastAsia"/>
        </w:rPr>
        <w:t>Intseq</w:t>
      </w:r>
      <w:r w:rsidR="003E5245">
        <w:rPr>
          <w:rFonts w:ascii="Times New Roman" w:hAnsi="Times New Roman" w:cs="Times New Roman" w:hint="eastAsia"/>
        </w:rPr>
        <w:t>&gt;</w:t>
      </w:r>
      <w:r w:rsidR="003E5245">
        <w:rPr>
          <w:rFonts w:ascii="Times New Roman" w:hAnsi="Times New Roman" w:cs="Times New Roman"/>
        </w:rPr>
        <w:t>5</w:t>
      </w:r>
      <w:r w:rsidR="003E5245">
        <w:rPr>
          <w:rFonts w:ascii="Times New Roman" w:hAnsi="Times New Roman" w:cs="Times New Roman" w:hint="eastAsia"/>
        </w:rPr>
        <w:t>，所以不满足该标准的</w:t>
      </w:r>
      <w:r w:rsidR="003E5245">
        <w:rPr>
          <w:rFonts w:ascii="Times New Roman" w:hAnsi="Times New Roman" w:cs="Times New Roman" w:hint="eastAsia"/>
        </w:rPr>
        <w:t>N</w:t>
      </w:r>
      <w:r w:rsidR="003E5245">
        <w:rPr>
          <w:rFonts w:ascii="Times New Roman" w:hAnsi="Times New Roman" w:cs="Times New Roman" w:hint="eastAsia"/>
        </w:rPr>
        <w:t>序列将被事件检测器重置为阳性序列</w:t>
      </w:r>
      <w:r w:rsidR="0069603C">
        <w:rPr>
          <w:rFonts w:ascii="Times New Roman" w:hAnsi="Times New Roman" w:cs="Times New Roman" w:hint="eastAsia"/>
        </w:rPr>
        <w:t>（</w:t>
      </w:r>
      <w:r w:rsidR="00F2510F">
        <w:rPr>
          <w:rFonts w:ascii="Times New Roman" w:hAnsi="Times New Roman" w:cs="Times New Roman"/>
        </w:rPr>
        <w:fldChar w:fldCharType="begin"/>
      </w:r>
      <w:r w:rsidR="00F2510F">
        <w:rPr>
          <w:rFonts w:ascii="Times New Roman" w:hAnsi="Times New Roman" w:cs="Times New Roman"/>
        </w:rPr>
        <w:instrText xml:space="preserve"> </w:instrText>
      </w:r>
      <w:r w:rsidR="00F2510F">
        <w:rPr>
          <w:rFonts w:ascii="Times New Roman" w:hAnsi="Times New Roman" w:cs="Times New Roman" w:hint="eastAsia"/>
        </w:rPr>
        <w:instrText>REF _Ref532982532 \h</w:instrText>
      </w:r>
      <w:r w:rsidR="00F2510F">
        <w:rPr>
          <w:rFonts w:ascii="Times New Roman" w:hAnsi="Times New Roman" w:cs="Times New Roman"/>
        </w:rPr>
        <w:instrText xml:space="preserve"> </w:instrText>
      </w:r>
      <w:r w:rsidR="00F2510F">
        <w:rPr>
          <w:rFonts w:ascii="Times New Roman" w:hAnsi="Times New Roman" w:cs="Times New Roman"/>
        </w:rPr>
      </w:r>
      <w:r w:rsidR="00F2510F">
        <w:rPr>
          <w:rFonts w:ascii="Times New Roman" w:hAnsi="Times New Roman" w:cs="Times New Roman"/>
        </w:rPr>
        <w:fldChar w:fldCharType="separate"/>
      </w:r>
      <w:r w:rsidR="003D7A16">
        <w:t xml:space="preserve">图 </w:t>
      </w:r>
      <w:r w:rsidR="003D7A16">
        <w:rPr>
          <w:noProof/>
        </w:rPr>
        <w:t>3</w:t>
      </w:r>
      <w:r w:rsidR="00F2510F">
        <w:rPr>
          <w:rFonts w:ascii="Times New Roman" w:hAnsi="Times New Roman" w:cs="Times New Roman"/>
        </w:rPr>
        <w:fldChar w:fldCharType="end"/>
      </w:r>
      <w:r w:rsidR="0069603C">
        <w:rPr>
          <w:rFonts w:ascii="Times New Roman" w:hAnsi="Times New Roman" w:cs="Times New Roman" w:hint="eastAsia"/>
        </w:rPr>
        <w:t>（</w:t>
      </w:r>
      <w:r w:rsidR="0069603C">
        <w:rPr>
          <w:rFonts w:ascii="Times New Roman" w:hAnsi="Times New Roman" w:cs="Times New Roman" w:hint="eastAsia"/>
        </w:rPr>
        <w:t>c</w:t>
      </w:r>
      <w:r w:rsidR="0069603C">
        <w:rPr>
          <w:rFonts w:ascii="Times New Roman" w:hAnsi="Times New Roman" w:cs="Times New Roman" w:hint="eastAsia"/>
        </w:rPr>
        <w:t>））</w:t>
      </w:r>
      <w:r w:rsidR="003E5245">
        <w:rPr>
          <w:rFonts w:ascii="Times New Roman" w:hAnsi="Times New Roman" w:cs="Times New Roman" w:hint="eastAsia"/>
        </w:rPr>
        <w:t>。</w:t>
      </w:r>
    </w:p>
    <w:p w14:paraId="68310AD6" w14:textId="77777777" w:rsidR="00CB3BD6" w:rsidRDefault="00CB3BD6" w:rsidP="003E5245"/>
    <w:p w14:paraId="584FAB46" w14:textId="23A00099" w:rsidR="003E5245" w:rsidRDefault="00DB29A1" w:rsidP="003E5245">
      <w:pPr>
        <w:rPr>
          <w:b/>
        </w:rPr>
      </w:pPr>
      <w:r>
        <w:rPr>
          <w:b/>
        </w:rPr>
        <w:t>3</w:t>
      </w:r>
      <w:r w:rsidR="003E5245">
        <w:rPr>
          <w:rFonts w:hint="eastAsia"/>
          <w:b/>
        </w:rPr>
        <w:t>.</w:t>
      </w:r>
      <w:r w:rsidR="003E5245">
        <w:rPr>
          <w:b/>
        </w:rPr>
        <w:t xml:space="preserve"> </w:t>
      </w:r>
      <w:r w:rsidR="003E5245" w:rsidRPr="006A3674">
        <w:rPr>
          <w:rFonts w:hint="eastAsia"/>
          <w:b/>
        </w:rPr>
        <w:t>结果</w:t>
      </w:r>
    </w:p>
    <w:p w14:paraId="4C43AD45" w14:textId="2B503F47" w:rsidR="00CB3BD6" w:rsidRPr="00CB3BD6" w:rsidRDefault="00CB3BD6" w:rsidP="003E5245">
      <w:r>
        <w:rPr>
          <w:rFonts w:hint="eastAsia"/>
        </w:rPr>
        <w:t>经过级联分类器与事件检测器我们可以预测出每次SAHS事件及其起止点，进而可以计算出相应的AHI指数。对应的我们使用以下两种方法来评价级联分类器模型对SAHS的诊断准确性：1）级联分类器模型对数据片段的预测准确性；2）级联分类器模型对被试SAHS严重程度的预测准确性。</w:t>
      </w:r>
    </w:p>
    <w:p w14:paraId="036A8123" w14:textId="00B8F96A" w:rsidR="003E5245" w:rsidRDefault="003E5245" w:rsidP="003E5245">
      <w:pPr>
        <w:pStyle w:val="a3"/>
        <w:keepNext/>
        <w:jc w:val="center"/>
      </w:pPr>
      <w:bookmarkStart w:id="41" w:name="_Ref532982936"/>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3</w:t>
      </w:r>
      <w:r>
        <w:fldChar w:fldCharType="end"/>
      </w:r>
      <w:bookmarkEnd w:id="41"/>
      <w:r>
        <w:rPr>
          <w:rFonts w:hint="eastAsia"/>
        </w:rPr>
        <w:t>.</w:t>
      </w:r>
      <w:r>
        <w:t xml:space="preserve"> </w:t>
      </w:r>
      <w:r>
        <w:rPr>
          <w:rFonts w:hint="eastAsia"/>
        </w:rPr>
        <w:t>数据片段的预测混淆矩阵</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0E4B71" w:rsidRPr="00A86FEF" w14:paraId="6CBD56BD" w14:textId="77777777" w:rsidTr="00FD7616">
        <w:trPr>
          <w:trHeight w:val="285"/>
          <w:jc w:val="center"/>
        </w:trPr>
        <w:tc>
          <w:tcPr>
            <w:tcW w:w="0" w:type="auto"/>
            <w:vMerge w:val="restart"/>
            <w:vAlign w:val="center"/>
          </w:tcPr>
          <w:p w14:paraId="0B05C140" w14:textId="77777777" w:rsidR="000E4B71" w:rsidRDefault="000E4B71" w:rsidP="00FD761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76D362DA" w14:textId="77777777" w:rsidR="000E4B71" w:rsidRDefault="000E4B71" w:rsidP="00FD7616">
            <w:pPr>
              <w:widowControl/>
              <w:jc w:val="left"/>
              <w:rPr>
                <w:rFonts w:ascii="等线" w:eastAsia="等线" w:hAnsi="等线" w:cs="宋体" w:hint="eastAsia"/>
                <w:color w:val="000000"/>
                <w:kern w:val="0"/>
                <w:sz w:val="22"/>
              </w:rPr>
            </w:pPr>
            <w:r>
              <w:rPr>
                <w:rFonts w:ascii="等线" w:eastAsia="等线" w:hAnsi="等线" w:cs="宋体" w:hint="eastAsia"/>
                <w:color w:val="000000"/>
                <w:kern w:val="0"/>
                <w:sz w:val="22"/>
              </w:rPr>
              <w:t>预测结果</w:t>
            </w:r>
          </w:p>
        </w:tc>
        <w:tc>
          <w:tcPr>
            <w:tcW w:w="0" w:type="auto"/>
            <w:gridSpan w:val="3"/>
            <w:vMerge w:val="restart"/>
            <w:shd w:val="clear" w:color="auto" w:fill="auto"/>
            <w:noWrap/>
            <w:vAlign w:val="center"/>
            <w:hideMark/>
          </w:tcPr>
          <w:p w14:paraId="268444A6" w14:textId="77777777" w:rsidR="000E4B71" w:rsidRDefault="000E4B71" w:rsidP="00FD7616">
            <w:pPr>
              <w:widowControl/>
              <w:jc w:val="left"/>
              <w:rPr>
                <w:rFonts w:ascii="等线" w:eastAsia="等线" w:hAnsi="等线" w:cs="宋体"/>
                <w:color w:val="000000"/>
                <w:kern w:val="0"/>
                <w:sz w:val="22"/>
              </w:rPr>
            </w:pPr>
          </w:p>
        </w:tc>
        <w:tc>
          <w:tcPr>
            <w:tcW w:w="0" w:type="auto"/>
            <w:gridSpan w:val="4"/>
            <w:shd w:val="clear" w:color="auto" w:fill="auto"/>
            <w:noWrap/>
            <w:vAlign w:val="bottom"/>
            <w:hideMark/>
          </w:tcPr>
          <w:p w14:paraId="3B4A6D18" w14:textId="77777777" w:rsidR="000E4B71" w:rsidRPr="00A86FEF" w:rsidRDefault="000E4B71" w:rsidP="00FD761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0" w:type="auto"/>
            <w:gridSpan w:val="2"/>
            <w:vMerge w:val="restart"/>
            <w:shd w:val="clear" w:color="auto" w:fill="auto"/>
            <w:noWrap/>
            <w:vAlign w:val="bottom"/>
            <w:hideMark/>
          </w:tcPr>
          <w:p w14:paraId="314814ED" w14:textId="77777777" w:rsidR="000E4B71" w:rsidRPr="00A86FEF" w:rsidRDefault="000E4B71" w:rsidP="00FD761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正确率</w:t>
            </w:r>
          </w:p>
        </w:tc>
        <w:tc>
          <w:tcPr>
            <w:tcW w:w="0" w:type="auto"/>
            <w:vMerge w:val="restart"/>
            <w:shd w:val="clear" w:color="auto" w:fill="auto"/>
            <w:noWrap/>
            <w:vAlign w:val="bottom"/>
            <w:hideMark/>
          </w:tcPr>
          <w:p w14:paraId="35578E75" w14:textId="77777777" w:rsidR="000E4B71" w:rsidRPr="00A86FEF" w:rsidRDefault="000E4B71" w:rsidP="00FD761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正阳率</w:t>
            </w:r>
          </w:p>
        </w:tc>
        <w:tc>
          <w:tcPr>
            <w:tcW w:w="0" w:type="auto"/>
            <w:vMerge w:val="restart"/>
            <w:shd w:val="clear" w:color="auto" w:fill="auto"/>
            <w:noWrap/>
            <w:vAlign w:val="bottom"/>
            <w:hideMark/>
          </w:tcPr>
          <w:p w14:paraId="7B00E77B" w14:textId="77777777" w:rsidR="000E4B71" w:rsidRPr="00A86FEF" w:rsidRDefault="000E4B71" w:rsidP="00FD761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正阴率</w:t>
            </w:r>
          </w:p>
        </w:tc>
      </w:tr>
      <w:tr w:rsidR="000E4B71" w:rsidRPr="00A86FEF" w14:paraId="573A8A30" w14:textId="77777777" w:rsidTr="00FD7616">
        <w:trPr>
          <w:trHeight w:val="285"/>
          <w:jc w:val="center"/>
        </w:trPr>
        <w:tc>
          <w:tcPr>
            <w:tcW w:w="0" w:type="auto"/>
            <w:vMerge/>
            <w:vAlign w:val="center"/>
          </w:tcPr>
          <w:p w14:paraId="36B570A5" w14:textId="77777777" w:rsidR="000E4B71" w:rsidRDefault="000E4B71" w:rsidP="00FD7616">
            <w:pPr>
              <w:widowControl/>
              <w:jc w:val="left"/>
              <w:rPr>
                <w:rFonts w:ascii="等线" w:eastAsia="等线" w:hAnsi="等线" w:cs="宋体"/>
                <w:color w:val="000000"/>
                <w:kern w:val="0"/>
                <w:sz w:val="22"/>
              </w:rPr>
            </w:pPr>
          </w:p>
        </w:tc>
        <w:tc>
          <w:tcPr>
            <w:tcW w:w="0" w:type="auto"/>
            <w:gridSpan w:val="3"/>
            <w:vMerge/>
            <w:shd w:val="clear" w:color="auto" w:fill="auto"/>
            <w:noWrap/>
            <w:vAlign w:val="center"/>
          </w:tcPr>
          <w:p w14:paraId="69AF37A4" w14:textId="77777777" w:rsidR="000E4B71" w:rsidRDefault="000E4B71" w:rsidP="00FD7616">
            <w:pPr>
              <w:widowControl/>
              <w:jc w:val="left"/>
              <w:rPr>
                <w:rFonts w:ascii="等线" w:eastAsia="等线" w:hAnsi="等线" w:cs="宋体"/>
                <w:color w:val="000000"/>
                <w:kern w:val="0"/>
                <w:sz w:val="22"/>
              </w:rPr>
            </w:pPr>
          </w:p>
        </w:tc>
        <w:tc>
          <w:tcPr>
            <w:tcW w:w="0" w:type="auto"/>
            <w:gridSpan w:val="2"/>
            <w:tcBorders>
              <w:bottom w:val="single" w:sz="4" w:space="0" w:color="auto"/>
            </w:tcBorders>
            <w:shd w:val="clear" w:color="auto" w:fill="auto"/>
            <w:noWrap/>
            <w:vAlign w:val="bottom"/>
          </w:tcPr>
          <w:p w14:paraId="01F67648" w14:textId="77777777" w:rsidR="000E4B71" w:rsidRPr="00A86FEF" w:rsidRDefault="000E4B71" w:rsidP="00FD761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0" w:type="auto"/>
            <w:gridSpan w:val="2"/>
            <w:tcBorders>
              <w:bottom w:val="single" w:sz="4" w:space="0" w:color="auto"/>
            </w:tcBorders>
            <w:shd w:val="clear" w:color="auto" w:fill="auto"/>
            <w:noWrap/>
            <w:vAlign w:val="bottom"/>
          </w:tcPr>
          <w:p w14:paraId="67246A9E" w14:textId="77777777" w:rsidR="000E4B71" w:rsidRPr="00A86FEF" w:rsidRDefault="000E4B71" w:rsidP="00FD761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0" w:type="auto"/>
            <w:gridSpan w:val="2"/>
            <w:vMerge/>
            <w:tcBorders>
              <w:bottom w:val="single" w:sz="4" w:space="0" w:color="auto"/>
            </w:tcBorders>
            <w:shd w:val="clear" w:color="auto" w:fill="auto"/>
            <w:noWrap/>
            <w:vAlign w:val="bottom"/>
          </w:tcPr>
          <w:p w14:paraId="7B1B0DA8" w14:textId="77777777" w:rsidR="000E4B71" w:rsidRPr="00A86FEF" w:rsidRDefault="000E4B71" w:rsidP="00FD7616">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noWrap/>
            <w:vAlign w:val="bottom"/>
          </w:tcPr>
          <w:p w14:paraId="57E7EA34" w14:textId="77777777" w:rsidR="000E4B71" w:rsidRPr="00A86FEF" w:rsidRDefault="000E4B71" w:rsidP="00FD7616">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noWrap/>
            <w:vAlign w:val="bottom"/>
          </w:tcPr>
          <w:p w14:paraId="7710B69D" w14:textId="77777777" w:rsidR="000E4B71" w:rsidRPr="00A86FEF" w:rsidRDefault="000E4B71" w:rsidP="00FD7616">
            <w:pPr>
              <w:widowControl/>
              <w:jc w:val="left"/>
              <w:rPr>
                <w:rFonts w:ascii="等线" w:eastAsia="等线" w:hAnsi="等线" w:cs="宋体"/>
                <w:color w:val="000000"/>
                <w:kern w:val="0"/>
                <w:sz w:val="22"/>
              </w:rPr>
            </w:pPr>
          </w:p>
        </w:tc>
      </w:tr>
      <w:tr w:rsidR="000E4B71" w:rsidRPr="00A86FEF" w14:paraId="4A2C2FBE" w14:textId="77777777" w:rsidTr="00FD7616">
        <w:trPr>
          <w:trHeight w:val="285"/>
          <w:jc w:val="center"/>
        </w:trPr>
        <w:tc>
          <w:tcPr>
            <w:tcW w:w="0" w:type="auto"/>
            <w:vMerge/>
            <w:vAlign w:val="center"/>
          </w:tcPr>
          <w:p w14:paraId="7BD435AA" w14:textId="77777777" w:rsidR="000E4B71" w:rsidRDefault="000E4B71" w:rsidP="00FD7616">
            <w:pPr>
              <w:jc w:val="left"/>
              <w:rPr>
                <w:rFonts w:ascii="等线" w:eastAsia="等线" w:hAnsi="等线" w:cs="宋体"/>
                <w:color w:val="000000"/>
                <w:kern w:val="0"/>
                <w:sz w:val="22"/>
              </w:rPr>
            </w:pPr>
          </w:p>
        </w:tc>
        <w:tc>
          <w:tcPr>
            <w:tcW w:w="0" w:type="auto"/>
            <w:gridSpan w:val="2"/>
            <w:vMerge w:val="restart"/>
            <w:shd w:val="clear" w:color="auto" w:fill="auto"/>
            <w:noWrap/>
            <w:vAlign w:val="center"/>
            <w:hideMark/>
          </w:tcPr>
          <w:p w14:paraId="171BBFFC" w14:textId="77777777" w:rsidR="000E4B71" w:rsidRPr="00A86FEF" w:rsidRDefault="000E4B71" w:rsidP="00FD7616">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0" w:type="auto"/>
            <w:tcBorders>
              <w:bottom w:val="nil"/>
            </w:tcBorders>
            <w:vAlign w:val="bottom"/>
          </w:tcPr>
          <w:p w14:paraId="1EA0D887" w14:textId="77777777" w:rsidR="000E4B71" w:rsidRPr="00A86FEF" w:rsidRDefault="000E4B71" w:rsidP="00FD7616">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0" w:type="auto"/>
            <w:gridSpan w:val="2"/>
            <w:tcBorders>
              <w:bottom w:val="nil"/>
            </w:tcBorders>
            <w:shd w:val="clear" w:color="auto" w:fill="auto"/>
            <w:noWrap/>
            <w:vAlign w:val="bottom"/>
            <w:hideMark/>
          </w:tcPr>
          <w:p w14:paraId="1B9F6C71" w14:textId="77777777" w:rsidR="000E4B71" w:rsidRPr="00A86FEF" w:rsidRDefault="000E4B71" w:rsidP="00FD7616">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0" w:type="auto"/>
            <w:gridSpan w:val="2"/>
            <w:tcBorders>
              <w:bottom w:val="nil"/>
            </w:tcBorders>
            <w:shd w:val="clear" w:color="auto" w:fill="auto"/>
            <w:noWrap/>
            <w:vAlign w:val="bottom"/>
            <w:hideMark/>
          </w:tcPr>
          <w:p w14:paraId="4E0FE3C5" w14:textId="77777777" w:rsidR="000E4B71" w:rsidRPr="00A86FEF" w:rsidRDefault="000E4B71" w:rsidP="00FD7616">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0" w:type="auto"/>
            <w:gridSpan w:val="2"/>
            <w:tcBorders>
              <w:bottom w:val="nil"/>
            </w:tcBorders>
            <w:shd w:val="clear" w:color="auto" w:fill="auto"/>
            <w:noWrap/>
            <w:vAlign w:val="bottom"/>
            <w:hideMark/>
          </w:tcPr>
          <w:p w14:paraId="52A1E9A9" w14:textId="2B90957E" w:rsidR="000E4B71" w:rsidRPr="00A86FEF" w:rsidRDefault="007631CA" w:rsidP="00FD7616">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9.04</w:t>
            </w:r>
          </w:p>
        </w:tc>
        <w:tc>
          <w:tcPr>
            <w:tcW w:w="0" w:type="auto"/>
            <w:tcBorders>
              <w:bottom w:val="nil"/>
            </w:tcBorders>
            <w:shd w:val="clear" w:color="auto" w:fill="auto"/>
            <w:noWrap/>
            <w:vAlign w:val="bottom"/>
            <w:hideMark/>
          </w:tcPr>
          <w:p w14:paraId="288DE438" w14:textId="1BAB818B" w:rsidR="000E4B71" w:rsidRPr="00A86FEF" w:rsidRDefault="007631CA" w:rsidP="00FD7616">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3.47</w:t>
            </w:r>
          </w:p>
        </w:tc>
        <w:tc>
          <w:tcPr>
            <w:tcW w:w="0" w:type="auto"/>
            <w:tcBorders>
              <w:bottom w:val="nil"/>
            </w:tcBorders>
            <w:shd w:val="clear" w:color="auto" w:fill="auto"/>
            <w:noWrap/>
            <w:vAlign w:val="bottom"/>
            <w:hideMark/>
          </w:tcPr>
          <w:p w14:paraId="6678FA6E" w14:textId="0704E5A9" w:rsidR="000E4B71" w:rsidRPr="00A86FEF" w:rsidRDefault="007631CA" w:rsidP="00FD7616">
            <w:pPr>
              <w:widowControl/>
              <w:jc w:val="right"/>
              <w:rPr>
                <w:rFonts w:ascii="等线" w:eastAsia="等线" w:hAnsi="等线" w:cs="宋体"/>
                <w:color w:val="000000"/>
                <w:kern w:val="0"/>
                <w:sz w:val="22"/>
              </w:rPr>
            </w:pPr>
            <w:r>
              <w:rPr>
                <w:rFonts w:ascii="等线" w:eastAsia="等线" w:hAnsi="等线" w:cs="宋体"/>
                <w:color w:val="000000"/>
                <w:kern w:val="0"/>
                <w:sz w:val="22"/>
              </w:rPr>
              <w:t>91.24</w:t>
            </w:r>
          </w:p>
        </w:tc>
      </w:tr>
      <w:tr w:rsidR="000E4B71" w:rsidRPr="00A86FEF" w14:paraId="2AE1262B" w14:textId="77777777" w:rsidTr="00FD7616">
        <w:trPr>
          <w:trHeight w:val="285"/>
          <w:jc w:val="center"/>
        </w:trPr>
        <w:tc>
          <w:tcPr>
            <w:tcW w:w="0" w:type="auto"/>
            <w:vMerge/>
            <w:vAlign w:val="center"/>
          </w:tcPr>
          <w:p w14:paraId="1C306770" w14:textId="77777777" w:rsidR="000E4B71" w:rsidRPr="00A86FEF" w:rsidRDefault="000E4B71" w:rsidP="00FD7616">
            <w:pPr>
              <w:widowControl/>
              <w:jc w:val="left"/>
              <w:rPr>
                <w:rFonts w:ascii="等线" w:eastAsia="等线" w:hAnsi="等线" w:cs="宋体"/>
                <w:color w:val="000000"/>
                <w:kern w:val="0"/>
                <w:sz w:val="22"/>
              </w:rPr>
            </w:pPr>
          </w:p>
        </w:tc>
        <w:tc>
          <w:tcPr>
            <w:tcW w:w="0" w:type="auto"/>
            <w:gridSpan w:val="2"/>
            <w:vMerge/>
            <w:shd w:val="clear" w:color="auto" w:fill="auto"/>
            <w:noWrap/>
            <w:vAlign w:val="center"/>
            <w:hideMark/>
          </w:tcPr>
          <w:p w14:paraId="07FCFE3F" w14:textId="77777777" w:rsidR="000E4B71" w:rsidRPr="00A86FEF" w:rsidRDefault="000E4B71" w:rsidP="00FD7616">
            <w:pPr>
              <w:widowControl/>
              <w:jc w:val="left"/>
              <w:rPr>
                <w:rFonts w:ascii="等线" w:eastAsia="等线" w:hAnsi="等线" w:cs="宋体"/>
                <w:color w:val="000000"/>
                <w:kern w:val="0"/>
                <w:sz w:val="22"/>
              </w:rPr>
            </w:pPr>
          </w:p>
        </w:tc>
        <w:tc>
          <w:tcPr>
            <w:tcW w:w="0" w:type="auto"/>
            <w:tcBorders>
              <w:top w:val="nil"/>
            </w:tcBorders>
            <w:vAlign w:val="bottom"/>
          </w:tcPr>
          <w:p w14:paraId="0FB2601A" w14:textId="77777777" w:rsidR="000E4B71" w:rsidRPr="00A86FEF" w:rsidRDefault="000E4B71" w:rsidP="00FD7616">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0" w:type="auto"/>
            <w:gridSpan w:val="2"/>
            <w:tcBorders>
              <w:top w:val="nil"/>
            </w:tcBorders>
            <w:shd w:val="clear" w:color="auto" w:fill="auto"/>
            <w:noWrap/>
            <w:vAlign w:val="bottom"/>
            <w:hideMark/>
          </w:tcPr>
          <w:p w14:paraId="491D752D" w14:textId="77777777" w:rsidR="000E4B71" w:rsidRPr="00A86FEF" w:rsidRDefault="000E4B71" w:rsidP="00FD7616">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0" w:type="auto"/>
            <w:gridSpan w:val="2"/>
            <w:tcBorders>
              <w:top w:val="nil"/>
            </w:tcBorders>
            <w:shd w:val="clear" w:color="auto" w:fill="auto"/>
            <w:noWrap/>
            <w:vAlign w:val="bottom"/>
            <w:hideMark/>
          </w:tcPr>
          <w:p w14:paraId="0A250DE0" w14:textId="77777777" w:rsidR="000E4B71" w:rsidRPr="00A86FEF" w:rsidRDefault="000E4B71" w:rsidP="00FD7616">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0" w:type="auto"/>
            <w:gridSpan w:val="2"/>
            <w:tcBorders>
              <w:top w:val="nil"/>
            </w:tcBorders>
            <w:shd w:val="clear" w:color="auto" w:fill="auto"/>
            <w:noWrap/>
            <w:vAlign w:val="bottom"/>
            <w:hideMark/>
          </w:tcPr>
          <w:p w14:paraId="4A920BA3" w14:textId="77777777" w:rsidR="000E4B71" w:rsidRPr="00A86FEF" w:rsidRDefault="000E4B71" w:rsidP="00FD7616">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noWrap/>
            <w:vAlign w:val="bottom"/>
            <w:hideMark/>
          </w:tcPr>
          <w:p w14:paraId="5FD54E12" w14:textId="77777777" w:rsidR="000E4B71" w:rsidRPr="00A86FEF" w:rsidRDefault="000E4B71" w:rsidP="00FD7616">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noWrap/>
            <w:vAlign w:val="bottom"/>
            <w:hideMark/>
          </w:tcPr>
          <w:p w14:paraId="1520EAEC" w14:textId="77777777" w:rsidR="000E4B71" w:rsidRPr="00A86FEF" w:rsidRDefault="000E4B71" w:rsidP="00FD7616">
            <w:pPr>
              <w:widowControl/>
              <w:jc w:val="left"/>
              <w:rPr>
                <w:rFonts w:ascii="Times New Roman" w:eastAsia="Times New Roman" w:hAnsi="Times New Roman" w:cs="Times New Roman"/>
                <w:kern w:val="0"/>
                <w:sz w:val="20"/>
                <w:szCs w:val="20"/>
              </w:rPr>
            </w:pPr>
          </w:p>
        </w:tc>
      </w:tr>
      <w:tr w:rsidR="000E4B71" w:rsidRPr="00794CAF" w14:paraId="1962843D" w14:textId="77777777" w:rsidTr="00FD7616">
        <w:trPr>
          <w:trHeight w:val="285"/>
          <w:jc w:val="center"/>
        </w:trPr>
        <w:tc>
          <w:tcPr>
            <w:tcW w:w="0" w:type="auto"/>
            <w:gridSpan w:val="2"/>
            <w:vMerge w:val="restart"/>
            <w:vAlign w:val="center"/>
          </w:tcPr>
          <w:p w14:paraId="1A820F92" w14:textId="77777777" w:rsidR="000E4B71" w:rsidRDefault="000E4B71" w:rsidP="00FD761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0A9C269D" w14:textId="77777777" w:rsidR="000E4B71" w:rsidRDefault="000E4B71" w:rsidP="00FD7616">
            <w:pPr>
              <w:widowControl/>
              <w:jc w:val="left"/>
              <w:rPr>
                <w:rFonts w:ascii="等线" w:eastAsia="等线" w:hAnsi="等线" w:cs="宋体" w:hint="eastAsia"/>
                <w:color w:val="000000"/>
                <w:kern w:val="0"/>
                <w:sz w:val="22"/>
              </w:rPr>
            </w:pPr>
            <w:r>
              <w:rPr>
                <w:rFonts w:ascii="等线" w:eastAsia="等线" w:hAnsi="等线" w:cs="宋体" w:hint="eastAsia"/>
                <w:color w:val="000000"/>
                <w:kern w:val="0"/>
                <w:sz w:val="22"/>
              </w:rPr>
              <w:t>预测结果</w:t>
            </w:r>
          </w:p>
        </w:tc>
        <w:tc>
          <w:tcPr>
            <w:tcW w:w="0" w:type="auto"/>
            <w:gridSpan w:val="3"/>
            <w:shd w:val="clear" w:color="auto" w:fill="auto"/>
            <w:noWrap/>
            <w:vAlign w:val="bottom"/>
          </w:tcPr>
          <w:p w14:paraId="23820EF5" w14:textId="77777777" w:rsidR="000E4B71" w:rsidRPr="00794CAF" w:rsidRDefault="000E4B71" w:rsidP="00FD7616">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0" w:type="auto"/>
            <w:gridSpan w:val="2"/>
            <w:shd w:val="clear" w:color="auto" w:fill="auto"/>
            <w:noWrap/>
            <w:vAlign w:val="bottom"/>
          </w:tcPr>
          <w:p w14:paraId="4F849024" w14:textId="77777777" w:rsidR="000E4B71" w:rsidRPr="00794CAF" w:rsidRDefault="000E4B71" w:rsidP="00FD7616">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0" w:type="auto"/>
            <w:gridSpan w:val="2"/>
            <w:shd w:val="clear" w:color="auto" w:fill="auto"/>
            <w:noWrap/>
            <w:vAlign w:val="bottom"/>
          </w:tcPr>
          <w:p w14:paraId="2B9A8554" w14:textId="77777777" w:rsidR="000E4B71" w:rsidRPr="00794CAF" w:rsidRDefault="000E4B71" w:rsidP="00FD7616">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61F9AF98" w14:textId="77777777" w:rsidR="000E4B71" w:rsidRDefault="000E4B71" w:rsidP="00FD7616">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p>
        </w:tc>
        <w:tc>
          <w:tcPr>
            <w:tcW w:w="876" w:type="dxa"/>
            <w:vAlign w:val="bottom"/>
          </w:tcPr>
          <w:p w14:paraId="42D25061" w14:textId="77777777" w:rsidR="000E4B71" w:rsidRDefault="000E4B71" w:rsidP="00FD7616">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p>
        </w:tc>
      </w:tr>
      <w:tr w:rsidR="000E4B71" w:rsidRPr="00794CAF" w14:paraId="1D5AFBF5" w14:textId="77777777" w:rsidTr="00FD7616">
        <w:trPr>
          <w:trHeight w:val="285"/>
          <w:jc w:val="center"/>
        </w:trPr>
        <w:tc>
          <w:tcPr>
            <w:tcW w:w="0" w:type="auto"/>
            <w:gridSpan w:val="2"/>
            <w:vMerge/>
          </w:tcPr>
          <w:p w14:paraId="7377DA52" w14:textId="77777777" w:rsidR="000E4B71" w:rsidRDefault="000E4B71" w:rsidP="00FD7616">
            <w:pPr>
              <w:widowControl/>
              <w:jc w:val="right"/>
              <w:rPr>
                <w:rFonts w:ascii="等线" w:eastAsia="等线" w:hAnsi="等线" w:cs="宋体"/>
                <w:color w:val="000000"/>
                <w:kern w:val="0"/>
                <w:sz w:val="22"/>
              </w:rPr>
            </w:pPr>
          </w:p>
        </w:tc>
        <w:tc>
          <w:tcPr>
            <w:tcW w:w="0" w:type="auto"/>
            <w:gridSpan w:val="3"/>
            <w:shd w:val="clear" w:color="auto" w:fill="auto"/>
            <w:noWrap/>
            <w:vAlign w:val="bottom"/>
          </w:tcPr>
          <w:p w14:paraId="57FF648A" w14:textId="77777777" w:rsidR="000E4B71" w:rsidRPr="00794CAF" w:rsidRDefault="000E4B71" w:rsidP="00FD7616">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0" w:type="auto"/>
            <w:gridSpan w:val="2"/>
            <w:shd w:val="clear" w:color="auto" w:fill="auto"/>
            <w:noWrap/>
            <w:vAlign w:val="bottom"/>
          </w:tcPr>
          <w:p w14:paraId="7BC0D992" w14:textId="77777777" w:rsidR="000E4B71" w:rsidRPr="00794CAF" w:rsidRDefault="000E4B71" w:rsidP="00FD7616">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0" w:type="auto"/>
            <w:gridSpan w:val="2"/>
            <w:shd w:val="clear" w:color="auto" w:fill="auto"/>
            <w:noWrap/>
            <w:vAlign w:val="bottom"/>
          </w:tcPr>
          <w:p w14:paraId="3067B545" w14:textId="77777777" w:rsidR="000E4B71" w:rsidRPr="00794CAF" w:rsidRDefault="000E4B71" w:rsidP="00FD7616">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15A1DC07" w14:textId="1C7674E9" w:rsidR="000E4B71" w:rsidRPr="00794CAF" w:rsidRDefault="007631CA" w:rsidP="00FD7616">
            <w:pPr>
              <w:widowControl/>
              <w:jc w:val="right"/>
              <w:rPr>
                <w:rFonts w:ascii="等线" w:eastAsia="等线" w:hAnsi="等线" w:cs="宋体"/>
                <w:color w:val="000000"/>
                <w:kern w:val="0"/>
                <w:sz w:val="22"/>
              </w:rPr>
            </w:pPr>
            <w:r>
              <w:rPr>
                <w:rFonts w:ascii="等线" w:eastAsia="等线" w:hAnsi="等线" w:cs="宋体"/>
                <w:color w:val="000000"/>
                <w:kern w:val="0"/>
                <w:sz w:val="22"/>
              </w:rPr>
              <w:t>71.84</w:t>
            </w:r>
          </w:p>
        </w:tc>
        <w:tc>
          <w:tcPr>
            <w:tcW w:w="876" w:type="dxa"/>
            <w:vAlign w:val="bottom"/>
          </w:tcPr>
          <w:p w14:paraId="7D82C8B6" w14:textId="7B321828" w:rsidR="000E4B71" w:rsidRPr="00794CAF" w:rsidRDefault="007631CA" w:rsidP="00FD7616">
            <w:pPr>
              <w:widowControl/>
              <w:jc w:val="right"/>
              <w:rPr>
                <w:rFonts w:ascii="等线" w:eastAsia="等线" w:hAnsi="等线" w:cs="宋体"/>
                <w:color w:val="000000"/>
                <w:kern w:val="0"/>
                <w:sz w:val="22"/>
              </w:rPr>
            </w:pPr>
            <w:r>
              <w:rPr>
                <w:rFonts w:ascii="等线" w:eastAsia="等线" w:hAnsi="等线" w:cs="宋体"/>
                <w:color w:val="000000"/>
                <w:kern w:val="0"/>
                <w:sz w:val="22"/>
              </w:rPr>
              <w:t>82.77</w:t>
            </w:r>
          </w:p>
        </w:tc>
      </w:tr>
    </w:tbl>
    <w:p w14:paraId="5534846A" w14:textId="77777777" w:rsidR="003E5245" w:rsidRDefault="003E5245" w:rsidP="003E5245"/>
    <w:p w14:paraId="612A8C1B" w14:textId="347F39E6" w:rsidR="003E5245" w:rsidRDefault="003E5245" w:rsidP="000E4B71">
      <w:pPr>
        <w:rPr>
          <w:rFonts w:hint="eastAsia"/>
        </w:rPr>
      </w:pPr>
      <w:r>
        <w:rPr>
          <w:rFonts w:hint="eastAsia"/>
        </w:rPr>
        <w:t>训练集一共包含</w:t>
      </w:r>
      <w:r w:rsidR="007916DC">
        <w:rPr>
          <w:highlight w:val="yellow"/>
        </w:rPr>
        <w:t>15</w:t>
      </w:r>
      <w:r w:rsidRPr="00E42F27">
        <w:rPr>
          <w:rFonts w:hint="eastAsia"/>
          <w:highlight w:val="yellow"/>
        </w:rPr>
        <w:t>个被试合计</w:t>
      </w:r>
      <w:r w:rsidR="007916DC">
        <w:rPr>
          <w:rFonts w:hint="eastAsia"/>
          <w:highlight w:val="yellow"/>
        </w:rPr>
        <w:t>大约8</w:t>
      </w:r>
      <w:r w:rsidR="007916DC">
        <w:rPr>
          <w:highlight w:val="yellow"/>
        </w:rPr>
        <w:t>0</w:t>
      </w:r>
      <w:r w:rsidRPr="00E42F27">
        <w:rPr>
          <w:rFonts w:hint="eastAsia"/>
          <w:highlight w:val="yellow"/>
        </w:rPr>
        <w:t>个小时的数据</w:t>
      </w:r>
      <w:r>
        <w:rPr>
          <w:rFonts w:hint="eastAsia"/>
        </w:rPr>
        <w:t>，总共包含</w:t>
      </w:r>
      <w:r w:rsidR="003524DC">
        <w:t>285286</w:t>
      </w:r>
      <w:r>
        <w:rPr>
          <w:rFonts w:hint="eastAsia"/>
        </w:rPr>
        <w:t>个</w:t>
      </w:r>
      <w:r>
        <w:t>10</w:t>
      </w:r>
      <w:r>
        <w:rPr>
          <w:rFonts w:hint="eastAsia"/>
        </w:rPr>
        <w:t>秒长的数据片段。使用级联分类器对上述数据的预测结果的混淆矩阵如</w:t>
      </w:r>
      <w:r w:rsidR="00CF5164">
        <w:fldChar w:fldCharType="begin"/>
      </w:r>
      <w:r w:rsidR="00CF5164">
        <w:instrText xml:space="preserve"> </w:instrText>
      </w:r>
      <w:r w:rsidR="00CF5164">
        <w:rPr>
          <w:rFonts w:hint="eastAsia"/>
        </w:rPr>
        <w:instrText>REF _Ref532982936 \h</w:instrText>
      </w:r>
      <w:r w:rsidR="00CF5164">
        <w:instrText xml:space="preserve"> </w:instrText>
      </w:r>
      <w:r w:rsidR="00CF5164">
        <w:fldChar w:fldCharType="separate"/>
      </w:r>
      <w:r w:rsidR="00CF5164">
        <w:t xml:space="preserve">表格 </w:t>
      </w:r>
      <w:r w:rsidR="00CF5164">
        <w:rPr>
          <w:noProof/>
        </w:rPr>
        <w:t>3</w:t>
      </w:r>
      <w:r w:rsidR="00CF5164">
        <w:fldChar w:fldCharType="end"/>
      </w:r>
      <w:r>
        <w:rPr>
          <w:rFonts w:hint="eastAsia"/>
        </w:rPr>
        <w:t>所示。</w:t>
      </w:r>
      <w:r w:rsidR="001E7985">
        <w:rPr>
          <w:rFonts w:hint="eastAsia"/>
        </w:rPr>
        <w:t>在这</w:t>
      </w:r>
      <w:r w:rsidR="007631CA">
        <w:t>285286</w:t>
      </w:r>
      <w:r w:rsidR="001E7985">
        <w:rPr>
          <w:rFonts w:hint="eastAsia"/>
        </w:rPr>
        <w:t>个数据片段中</w:t>
      </w:r>
      <w:r>
        <w:rPr>
          <w:rFonts w:hint="eastAsia"/>
        </w:rPr>
        <w:t>级联分类器实现了</w:t>
      </w:r>
      <w:r w:rsidR="007631CA">
        <w:t>89.0</w:t>
      </w:r>
      <w:r>
        <w:rPr>
          <w:rFonts w:hint="eastAsia"/>
        </w:rPr>
        <w:t>%的正确率，</w:t>
      </w:r>
      <w:r w:rsidR="007631CA">
        <w:t>73.4</w:t>
      </w:r>
      <w:r>
        <w:rPr>
          <w:rFonts w:hint="eastAsia"/>
        </w:rPr>
        <w:t>%的正阳率以及</w:t>
      </w:r>
      <w:r w:rsidR="007631CA">
        <w:t>91.2</w:t>
      </w:r>
      <w:r>
        <w:rPr>
          <w:rFonts w:hint="eastAsia"/>
        </w:rPr>
        <w:t>%的正阴率。</w:t>
      </w:r>
    </w:p>
    <w:p w14:paraId="2308E6CA" w14:textId="77777777" w:rsidR="003E5245" w:rsidRDefault="003E5245" w:rsidP="003E5245"/>
    <w:p w14:paraId="278A98D8" w14:textId="47A52778" w:rsidR="003E5245" w:rsidRDefault="00D1014A" w:rsidP="003E5245">
      <w:r>
        <w:rPr>
          <w:noProof/>
        </w:rPr>
        <w:drawing>
          <wp:anchor distT="0" distB="0" distL="114300" distR="114300" simplePos="0" relativeHeight="251727872" behindDoc="0" locked="0" layoutInCell="1" allowOverlap="1" wp14:anchorId="2316A010" wp14:editId="4DE2D9ED">
            <wp:simplePos x="0" y="0"/>
            <wp:positionH relativeFrom="column">
              <wp:posOffset>0</wp:posOffset>
            </wp:positionH>
            <wp:positionV relativeFrom="paragraph">
              <wp:posOffset>987527</wp:posOffset>
            </wp:positionV>
            <wp:extent cx="5274310" cy="1820545"/>
            <wp:effectExtent l="0" t="0" r="2540" b="825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结果统计图示.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820545"/>
                    </a:xfrm>
                    <a:prstGeom prst="rect">
                      <a:avLst/>
                    </a:prstGeom>
                  </pic:spPr>
                </pic:pic>
              </a:graphicData>
            </a:graphic>
          </wp:anchor>
        </w:drawing>
      </w:r>
      <w:r w:rsidR="003E5245">
        <w:rPr>
          <w:noProof/>
        </w:rPr>
        <mc:AlternateContent>
          <mc:Choice Requires="wps">
            <w:drawing>
              <wp:anchor distT="0" distB="0" distL="114300" distR="114300" simplePos="0" relativeHeight="251606016" behindDoc="0" locked="0" layoutInCell="1" allowOverlap="1" wp14:anchorId="69C46CBC" wp14:editId="12CF3809">
                <wp:simplePos x="0" y="0"/>
                <wp:positionH relativeFrom="column">
                  <wp:posOffset>2636520</wp:posOffset>
                </wp:positionH>
                <wp:positionV relativeFrom="paragraph">
                  <wp:posOffset>934085</wp:posOffset>
                </wp:positionV>
                <wp:extent cx="371579" cy="350874"/>
                <wp:effectExtent l="0" t="0" r="9525" b="0"/>
                <wp:wrapNone/>
                <wp:docPr id="22" name="文本框 22"/>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343EDC96" w14:textId="77777777" w:rsidR="00767999" w:rsidRDefault="00767999" w:rsidP="003E5245">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46CBC" id="文本框 22" o:spid="_x0000_s1044" type="#_x0000_t202" style="position:absolute;left:0;text-align:left;margin-left:207.6pt;margin-top:73.55pt;width:29.25pt;height:27.6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" fillcolor="white [3201]" stroked="f" strokeweight=".5pt">
                <v:textbox>
                  <w:txbxContent>
                    <w:p w14:paraId="343EDC96" w14:textId="77777777" w:rsidR="00767999" w:rsidRDefault="00767999" w:rsidP="003E5245">
                      <w:r>
                        <w:rPr>
                          <w:rFonts w:hint="eastAsia"/>
                        </w:rPr>
                        <w:t>(</w:t>
                      </w:r>
                      <w:r>
                        <w:t>b)</w:t>
                      </w:r>
                    </w:p>
                  </w:txbxContent>
                </v:textbox>
              </v:shape>
            </w:pict>
          </mc:Fallback>
        </mc:AlternateContent>
      </w:r>
      <w:r w:rsidR="003E5245">
        <w:rPr>
          <w:noProof/>
        </w:rPr>
        <mc:AlternateContent>
          <mc:Choice Requires="wps">
            <w:drawing>
              <wp:anchor distT="0" distB="0" distL="114300" distR="114300" simplePos="0" relativeHeight="251604992" behindDoc="0" locked="0" layoutInCell="1" allowOverlap="1" wp14:anchorId="3747370C" wp14:editId="32A56A11">
                <wp:simplePos x="0" y="0"/>
                <wp:positionH relativeFrom="column">
                  <wp:posOffset>-111760</wp:posOffset>
                </wp:positionH>
                <wp:positionV relativeFrom="paragraph">
                  <wp:posOffset>932180</wp:posOffset>
                </wp:positionV>
                <wp:extent cx="371579" cy="350874"/>
                <wp:effectExtent l="0" t="0" r="9525" b="0"/>
                <wp:wrapNone/>
                <wp:docPr id="21" name="文本框 21"/>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482AC32B" w14:textId="77777777" w:rsidR="00767999" w:rsidRDefault="00767999" w:rsidP="003E5245">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7370C" id="文本框 21" o:spid="_x0000_s1045" type="#_x0000_t202" style="position:absolute;left:0;text-align:left;margin-left:-8.8pt;margin-top:73.4pt;width:29.25pt;height:27.6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" fillcolor="white [3201]" stroked="f" strokeweight=".5pt">
                <v:textbox>
                  <w:txbxContent>
                    <w:p w14:paraId="482AC32B" w14:textId="77777777" w:rsidR="00767999" w:rsidRDefault="00767999" w:rsidP="003E5245">
                      <w:r>
                        <w:rPr>
                          <w:rFonts w:hint="eastAsia"/>
                        </w:rPr>
                        <w:t>(</w:t>
                      </w:r>
                      <w:r>
                        <w:t>a)</w:t>
                      </w:r>
                    </w:p>
                  </w:txbxContent>
                </v:textbox>
              </v:shape>
            </w:pict>
          </mc:Fallback>
        </mc:AlternateContent>
      </w:r>
      <w:r w:rsidR="003E5245">
        <w:rPr>
          <w:noProof/>
        </w:rPr>
        <mc:AlternateContent>
          <mc:Choice Requires="wps">
            <w:drawing>
              <wp:anchor distT="0" distB="0" distL="114300" distR="114300" simplePos="0" relativeHeight="251603968" behindDoc="0" locked="0" layoutInCell="1" allowOverlap="1" wp14:anchorId="0026A545" wp14:editId="0EE2DBE1">
                <wp:simplePos x="0" y="0"/>
                <wp:positionH relativeFrom="column">
                  <wp:posOffset>5080</wp:posOffset>
                </wp:positionH>
                <wp:positionV relativeFrom="paragraph">
                  <wp:posOffset>2919730</wp:posOffset>
                </wp:positionV>
                <wp:extent cx="547814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9E0771B" w14:textId="3B4478E0" w:rsidR="00767999" w:rsidRPr="00A35A5C" w:rsidRDefault="00767999" w:rsidP="003E5245">
                            <w:pPr>
                              <w:pStyle w:val="a3"/>
                              <w:jc w:val="center"/>
                              <w:rPr>
                                <w:noProof/>
                              </w:rPr>
                            </w:pPr>
                            <w:bookmarkStart w:id="42" w:name="_Ref532982578"/>
                            <w:r>
                              <w:t>图</w:t>
                            </w:r>
                            <w:r>
                              <w:t xml:space="preserve"> </w:t>
                            </w:r>
                            <w:r>
                              <w:fldChar w:fldCharType="begin"/>
                            </w:r>
                            <w:r>
                              <w:instrText xml:space="preserve"> SEQ </w:instrText>
                            </w:r>
                            <w:r>
                              <w:instrText>图</w:instrText>
                            </w:r>
                            <w:r>
                              <w:instrText xml:space="preserve"> \* ARABIC </w:instrText>
                            </w:r>
                            <w:r>
                              <w:fldChar w:fldCharType="separate"/>
                            </w:r>
                            <w:r w:rsidR="00D53521">
                              <w:rPr>
                                <w:noProof/>
                              </w:rPr>
                              <w:t>4</w:t>
                            </w:r>
                            <w:r>
                              <w:fldChar w:fldCharType="end"/>
                            </w:r>
                            <w:bookmarkEnd w:id="42"/>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6A545" id="文本框 15" o:spid="_x0000_s1046" type="#_x0000_t202" style="position:absolute;left:0;text-align:left;margin-left:.4pt;margin-top:229.9pt;width:431.3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" stroked="f">
                <v:textbox style="mso-fit-shape-to-text:t" inset="0,0,0,0">
                  <w:txbxContent>
                    <w:p w14:paraId="09E0771B" w14:textId="3B4478E0" w:rsidR="00767999" w:rsidRPr="00A35A5C" w:rsidRDefault="00767999" w:rsidP="003E5245">
                      <w:pPr>
                        <w:pStyle w:val="a3"/>
                        <w:jc w:val="center"/>
                        <w:rPr>
                          <w:noProof/>
                        </w:rPr>
                      </w:pPr>
                      <w:bookmarkStart w:id="43" w:name="_Ref532982578"/>
                      <w:r>
                        <w:t>图</w:t>
                      </w:r>
                      <w:r>
                        <w:t xml:space="preserve"> </w:t>
                      </w:r>
                      <w:r>
                        <w:fldChar w:fldCharType="begin"/>
                      </w:r>
                      <w:r>
                        <w:instrText xml:space="preserve"> SEQ </w:instrText>
                      </w:r>
                      <w:r>
                        <w:instrText>图</w:instrText>
                      </w:r>
                      <w:r>
                        <w:instrText xml:space="preserve"> \* ARABIC </w:instrText>
                      </w:r>
                      <w:r>
                        <w:fldChar w:fldCharType="separate"/>
                      </w:r>
                      <w:r w:rsidR="00D53521">
                        <w:rPr>
                          <w:noProof/>
                        </w:rPr>
                        <w:t>4</w:t>
                      </w:r>
                      <w:r>
                        <w:fldChar w:fldCharType="end"/>
                      </w:r>
                      <w:bookmarkEnd w:id="43"/>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v:textbox>
                <w10:wrap type="topAndBottom"/>
              </v:shape>
            </w:pict>
          </mc:Fallback>
        </mc:AlternateContent>
      </w:r>
      <w:r w:rsidR="000E4B71">
        <w:fldChar w:fldCharType="begin"/>
      </w:r>
      <w:r w:rsidR="000E4B71">
        <w:instrText xml:space="preserve"> </w:instrText>
      </w:r>
      <w:r w:rsidR="000E4B71">
        <w:rPr>
          <w:rFonts w:hint="eastAsia"/>
        </w:rPr>
        <w:instrText>REF _Ref532982936 \h</w:instrText>
      </w:r>
      <w:r w:rsidR="000E4B71">
        <w:instrText xml:space="preserve"> </w:instrText>
      </w:r>
      <w:r w:rsidR="000E4B71">
        <w:fldChar w:fldCharType="separate"/>
      </w:r>
      <w:r w:rsidR="000E4B71">
        <w:t xml:space="preserve">表格 </w:t>
      </w:r>
      <w:r w:rsidR="000E4B71">
        <w:rPr>
          <w:noProof/>
        </w:rPr>
        <w:t>3</w:t>
      </w:r>
      <w:r w:rsidR="000E4B71">
        <w:fldChar w:fldCharType="end"/>
      </w:r>
      <w:r w:rsidR="003E5245">
        <w:rPr>
          <w:rFonts w:hint="eastAsia"/>
        </w:rPr>
        <w:t>中统计了使用级联分类器定位出的事件结果与多导睡眠图人工标注的事件结果的对比。对于测试集中包含的</w:t>
      </w:r>
      <w:r w:rsidR="00955D0A">
        <w:rPr>
          <w:rFonts w:hint="eastAsia"/>
        </w:rPr>
        <w:t>1</w:t>
      </w:r>
      <w:r w:rsidR="00955D0A">
        <w:t>5</w:t>
      </w:r>
      <w:r w:rsidR="003E5245">
        <w:rPr>
          <w:rFonts w:hint="eastAsia"/>
        </w:rPr>
        <w:t>个被试人工标注出的总共</w:t>
      </w:r>
      <w:r w:rsidR="00955D0A">
        <w:t>1828</w:t>
      </w:r>
      <w:r w:rsidR="003E5245">
        <w:rPr>
          <w:rFonts w:hint="eastAsia"/>
        </w:rPr>
        <w:t>次睡眠呼吸暂停事件，级联分类器模型检出了1</w:t>
      </w:r>
      <w:r w:rsidR="003E5245">
        <w:t>51</w:t>
      </w:r>
      <w:r w:rsidR="00955D0A">
        <w:t>3</w:t>
      </w:r>
      <w:r w:rsidR="003E5245">
        <w:rPr>
          <w:rFonts w:hint="eastAsia"/>
        </w:rPr>
        <w:t>次事件，实现了</w:t>
      </w:r>
      <w:r w:rsidR="00955D0A">
        <w:t>82.8</w:t>
      </w:r>
      <w:r w:rsidR="003E5245">
        <w:rPr>
          <w:rFonts w:hint="eastAsia"/>
        </w:rPr>
        <w:t>%的检出率，同时伴随着</w:t>
      </w:r>
      <w:r w:rsidR="00955D0A">
        <w:t>593</w:t>
      </w:r>
      <w:r w:rsidR="003E5245">
        <w:rPr>
          <w:rFonts w:hint="eastAsia"/>
        </w:rPr>
        <w:t>次</w:t>
      </w:r>
      <w:commentRangeStart w:id="44"/>
      <w:r w:rsidR="003E5245">
        <w:rPr>
          <w:rFonts w:hint="eastAsia"/>
        </w:rPr>
        <w:t>虚警事件</w:t>
      </w:r>
      <w:commentRangeEnd w:id="44"/>
      <w:r w:rsidR="0056570E">
        <w:rPr>
          <w:rStyle w:val="ac"/>
        </w:rPr>
        <w:commentReference w:id="44"/>
      </w:r>
      <w:r w:rsidR="003E5245">
        <w:rPr>
          <w:rFonts w:hint="eastAsia"/>
        </w:rPr>
        <w:t>，也就是</w:t>
      </w:r>
      <w:r w:rsidR="00F03AA6">
        <w:t>71.84</w:t>
      </w:r>
      <w:r w:rsidR="003E5245">
        <w:rPr>
          <w:rFonts w:hint="eastAsia"/>
        </w:rPr>
        <w:t>%的精准率。</w:t>
      </w:r>
    </w:p>
    <w:p w14:paraId="0B166F90" w14:textId="6A735083" w:rsidR="003E5245" w:rsidRDefault="009D19DA" w:rsidP="003E5245">
      <w:r>
        <w:fldChar w:fldCharType="begin"/>
      </w:r>
      <w:r>
        <w:instrText xml:space="preserve"> REF _Ref532982578 \h </w:instrText>
      </w:r>
      <w:r>
        <w:fldChar w:fldCharType="separate"/>
      </w:r>
      <w:r w:rsidR="003D7A16">
        <w:t xml:space="preserve">图 </w:t>
      </w:r>
      <w:r w:rsidR="003D7A16">
        <w:rPr>
          <w:noProof/>
        </w:rPr>
        <w:t>4</w:t>
      </w:r>
      <w:r>
        <w:fldChar w:fldCharType="end"/>
      </w:r>
      <w:r w:rsidR="003E5245">
        <w:t>(a)</w:t>
      </w:r>
      <w:r w:rsidR="003E5245">
        <w:rPr>
          <w:rFonts w:hint="eastAsia"/>
        </w:rPr>
        <w:t>展示的是根据级联分类器预测出的AHI</w:t>
      </w:r>
      <w:r w:rsidR="003E5245" w:rsidRPr="000869E7">
        <w:rPr>
          <w:rFonts w:hint="eastAsia"/>
          <w:vertAlign w:val="subscript"/>
        </w:rPr>
        <w:t>est</w:t>
      </w:r>
      <w:r w:rsidR="003E5245">
        <w:rPr>
          <w:rFonts w:hint="eastAsia"/>
        </w:rPr>
        <w:t>与根据多导睡眠图人工标注出的AHI</w:t>
      </w:r>
      <w:r w:rsidR="003E5245" w:rsidRPr="000869E7">
        <w:rPr>
          <w:rFonts w:hint="eastAsia"/>
          <w:vertAlign w:val="subscript"/>
        </w:rPr>
        <w:t>refer</w:t>
      </w:r>
      <w:r w:rsidR="003E5245">
        <w:rPr>
          <w:rFonts w:hint="eastAsia"/>
        </w:rPr>
        <w:t>的散点关系图。根据最小二乘法拟合出来的实线显示出了AHI</w:t>
      </w:r>
      <w:r w:rsidR="003E5245" w:rsidRPr="000869E7">
        <w:rPr>
          <w:rFonts w:hint="eastAsia"/>
          <w:vertAlign w:val="subscript"/>
        </w:rPr>
        <w:t>est</w:t>
      </w:r>
      <w:r w:rsidR="003E5245">
        <w:rPr>
          <w:rFonts w:hint="eastAsia"/>
        </w:rPr>
        <w:t>与AHI</w:t>
      </w:r>
      <w:r w:rsidR="003E5245" w:rsidRPr="000869E7">
        <w:rPr>
          <w:rFonts w:hint="eastAsia"/>
          <w:vertAlign w:val="subscript"/>
        </w:rPr>
        <w:t>refer</w:t>
      </w:r>
      <w:r w:rsidR="003E5245">
        <w:rPr>
          <w:rFonts w:hint="eastAsia"/>
        </w:rPr>
        <w:t>之间明显的线性关系（皮尔逊相关指数0.</w:t>
      </w:r>
      <w:r w:rsidR="003E5245">
        <w:t>98</w:t>
      </w:r>
      <w:r w:rsidR="003E5245">
        <w:rPr>
          <w:rFonts w:hint="eastAsia"/>
        </w:rPr>
        <w:t>）。</w:t>
      </w:r>
      <w:r w:rsidR="0056570E">
        <w:rPr>
          <w:rStyle w:val="ac"/>
        </w:rPr>
        <w:commentReference w:id="45"/>
      </w:r>
      <w:r w:rsidR="001E71D2">
        <w:fldChar w:fldCharType="begin"/>
      </w:r>
      <w:r w:rsidR="001E71D2">
        <w:instrText xml:space="preserve"> </w:instrText>
      </w:r>
      <w:r w:rsidR="001E71D2">
        <w:rPr>
          <w:rFonts w:hint="eastAsia"/>
        </w:rPr>
        <w:instrText>REF _Ref532982578 \h</w:instrText>
      </w:r>
      <w:r w:rsidR="001E71D2">
        <w:instrText xml:space="preserve"> </w:instrText>
      </w:r>
      <w:r w:rsidR="001E71D2">
        <w:fldChar w:fldCharType="separate"/>
      </w:r>
      <w:r w:rsidR="003D7A16">
        <w:t xml:space="preserve">图 </w:t>
      </w:r>
      <w:r w:rsidR="003D7A16">
        <w:rPr>
          <w:noProof/>
        </w:rPr>
        <w:t>4</w:t>
      </w:r>
      <w:r w:rsidR="001E71D2">
        <w:fldChar w:fldCharType="end"/>
      </w:r>
      <w:r w:rsidR="003E5245">
        <w:t>(b)</w:t>
      </w:r>
      <w:r w:rsidR="003E5245">
        <w:rPr>
          <w:rFonts w:hint="eastAsia"/>
        </w:rPr>
        <w:t>展示的是AHI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之间的Bland-Altman图，AHI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的平均误差为-</w:t>
      </w:r>
      <w:r w:rsidR="00CD1BE9">
        <w:t>7.72</w:t>
      </w:r>
      <w:r w:rsidR="003E5245">
        <w:rPr>
          <w:rFonts w:hint="eastAsia"/>
        </w:rPr>
        <w:t>次/小时，在9</w:t>
      </w:r>
      <w:r w:rsidR="003E5245">
        <w:t>5</w:t>
      </w:r>
      <w:r w:rsidR="003E5245">
        <w:rPr>
          <w:rFonts w:hint="eastAsia"/>
        </w:rPr>
        <w:t>%的置信区间内误差范围为-</w:t>
      </w:r>
      <w:r w:rsidR="003E5245">
        <w:t>5</w:t>
      </w:r>
      <w:r w:rsidR="003E5245">
        <w:rPr>
          <w:rFonts w:hint="eastAsia"/>
        </w:rPr>
        <w:t>.</w:t>
      </w:r>
      <w:r w:rsidR="00CD1BE9">
        <w:t>75</w:t>
      </w:r>
      <w:r w:rsidR="003E5245">
        <w:rPr>
          <w:rFonts w:hint="eastAsia"/>
        </w:rPr>
        <w:t>至</w:t>
      </w:r>
      <w:r w:rsidR="00CD1BE9">
        <w:rPr>
          <w:rFonts w:hint="eastAsia"/>
        </w:rPr>
        <w:t>2</w:t>
      </w:r>
      <w:r w:rsidR="00CD1BE9">
        <w:t>.30</w:t>
      </w:r>
      <w:r w:rsidR="003E5245">
        <w:rPr>
          <w:rFonts w:hint="eastAsia"/>
        </w:rPr>
        <w:t>次每小时。</w:t>
      </w:r>
    </w:p>
    <w:p w14:paraId="76C299A9" w14:textId="0BD44027" w:rsidR="003E5245" w:rsidRDefault="003E5245" w:rsidP="003E5245">
      <w:pPr>
        <w:pStyle w:val="a3"/>
        <w:keepNext/>
        <w:jc w:val="center"/>
      </w:pPr>
      <w:bookmarkStart w:id="46" w:name="_Ref532982958"/>
      <w:r>
        <w:t>表格</w:t>
      </w:r>
      <w:r>
        <w:t xml:space="preserve"> </w:t>
      </w:r>
      <w:r>
        <w:fldChar w:fldCharType="begin"/>
      </w:r>
      <w:r>
        <w:instrText xml:space="preserve"> SEQ </w:instrText>
      </w:r>
      <w:r>
        <w:instrText>表格</w:instrText>
      </w:r>
      <w:r>
        <w:instrText xml:space="preserve"> \* ARABIC </w:instrText>
      </w:r>
      <w:r>
        <w:fldChar w:fldCharType="separate"/>
      </w:r>
      <w:r w:rsidR="009265E3">
        <w:rPr>
          <w:noProof/>
        </w:rPr>
        <w:t>4</w:t>
      </w:r>
      <w:r>
        <w:fldChar w:fldCharType="end"/>
      </w:r>
      <w:bookmarkEnd w:id="46"/>
      <w:r>
        <w:t xml:space="preserve"> </w:t>
      </w:r>
      <w:r>
        <w:rPr>
          <w:rFonts w:hint="eastAsia"/>
        </w:rPr>
        <w:t>级联分类器对</w:t>
      </w:r>
      <w:r>
        <w:rPr>
          <w:rFonts w:hint="eastAsia"/>
        </w:rPr>
        <w:t>SAHS</w:t>
      </w:r>
      <w:r>
        <w:rPr>
          <w:rFonts w:hint="eastAsia"/>
        </w:rPr>
        <w:t>严重程度预测结果</w:t>
      </w:r>
    </w:p>
    <w:tbl>
      <w:tblPr>
        <w:tblW w:w="9215" w:type="dxa"/>
        <w:tblInd w:w="-284" w:type="dxa"/>
        <w:tblLayout w:type="fixed"/>
        <w:tblLook w:val="04A0" w:firstRow="1" w:lastRow="0" w:firstColumn="1" w:lastColumn="0" w:noHBand="0" w:noVBand="1"/>
      </w:tblPr>
      <w:tblGrid>
        <w:gridCol w:w="534"/>
        <w:gridCol w:w="656"/>
        <w:gridCol w:w="656"/>
        <w:gridCol w:w="656"/>
        <w:gridCol w:w="656"/>
        <w:gridCol w:w="656"/>
        <w:gridCol w:w="656"/>
        <w:gridCol w:w="1201"/>
        <w:gridCol w:w="850"/>
        <w:gridCol w:w="851"/>
        <w:gridCol w:w="850"/>
        <w:gridCol w:w="993"/>
      </w:tblGrid>
      <w:tr w:rsidR="003E5245" w:rsidRPr="005D720A" w14:paraId="15F3DB07" w14:textId="77777777" w:rsidTr="00DF2EE1">
        <w:trPr>
          <w:trHeight w:val="285"/>
        </w:trPr>
        <w:tc>
          <w:tcPr>
            <w:tcW w:w="534" w:type="dxa"/>
            <w:tcBorders>
              <w:top w:val="nil"/>
              <w:left w:val="nil"/>
              <w:right w:val="nil"/>
            </w:tcBorders>
            <w:shd w:val="clear" w:color="auto" w:fill="auto"/>
            <w:noWrap/>
            <w:vAlign w:val="bottom"/>
            <w:hideMark/>
          </w:tcPr>
          <w:p w14:paraId="228DEAFF" w14:textId="77777777" w:rsidR="003E5245" w:rsidRPr="005D720A" w:rsidRDefault="003E5245" w:rsidP="00DF2EE1">
            <w:pPr>
              <w:widowControl/>
              <w:jc w:val="left"/>
              <w:rPr>
                <w:rFonts w:ascii="宋体" w:eastAsia="宋体" w:hAnsi="宋体" w:cs="宋体"/>
                <w:kern w:val="0"/>
                <w:sz w:val="24"/>
                <w:szCs w:val="24"/>
              </w:rPr>
            </w:pPr>
          </w:p>
        </w:tc>
        <w:tc>
          <w:tcPr>
            <w:tcW w:w="656" w:type="dxa"/>
            <w:tcBorders>
              <w:top w:val="nil"/>
              <w:left w:val="nil"/>
              <w:right w:val="nil"/>
            </w:tcBorders>
            <w:shd w:val="clear" w:color="auto" w:fill="auto"/>
            <w:noWrap/>
            <w:vAlign w:val="bottom"/>
            <w:hideMark/>
          </w:tcPr>
          <w:p w14:paraId="397D0331"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noWrap/>
            <w:vAlign w:val="bottom"/>
            <w:hideMark/>
          </w:tcPr>
          <w:p w14:paraId="0BF03E61" w14:textId="77777777" w:rsidR="003E5245" w:rsidRPr="005D720A" w:rsidRDefault="003E5245" w:rsidP="00DF2EE1">
            <w:pPr>
              <w:widowControl/>
              <w:jc w:val="left"/>
              <w:rPr>
                <w:rFonts w:ascii="Times New Roman" w:eastAsia="Times New Roman" w:hAnsi="Times New Roman" w:cs="Times New Roman"/>
                <w:kern w:val="0"/>
                <w:sz w:val="20"/>
                <w:szCs w:val="20"/>
              </w:rPr>
            </w:pPr>
            <w:r w:rsidRPr="005D720A">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1A95BEF8" w14:textId="77777777" w:rsidR="003E5245" w:rsidRPr="005D720A" w:rsidRDefault="003E5245" w:rsidP="00DF2EE1">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DCBFE9D" w14:textId="77777777" w:rsidR="003E5245" w:rsidRPr="005D720A"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3E5245" w:rsidRPr="005D720A" w14:paraId="7B9AD0BC" w14:textId="77777777" w:rsidTr="00DF2EE1">
        <w:trPr>
          <w:trHeight w:val="285"/>
        </w:trPr>
        <w:tc>
          <w:tcPr>
            <w:tcW w:w="534" w:type="dxa"/>
            <w:tcBorders>
              <w:left w:val="nil"/>
              <w:bottom w:val="single" w:sz="4" w:space="0" w:color="auto"/>
              <w:right w:val="nil"/>
            </w:tcBorders>
            <w:shd w:val="clear" w:color="auto" w:fill="auto"/>
            <w:noWrap/>
            <w:vAlign w:val="bottom"/>
            <w:hideMark/>
          </w:tcPr>
          <w:p w14:paraId="4726571C"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24E8B686"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0EAEF4FF"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noWrap/>
            <w:vAlign w:val="bottom"/>
            <w:hideMark/>
          </w:tcPr>
          <w:p w14:paraId="68F98498"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noWrap/>
            <w:vAlign w:val="bottom"/>
            <w:hideMark/>
          </w:tcPr>
          <w:p w14:paraId="4760B0A2"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noWrap/>
            <w:vAlign w:val="bottom"/>
            <w:hideMark/>
          </w:tcPr>
          <w:p w14:paraId="63650287"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noWrap/>
            <w:vAlign w:val="bottom"/>
            <w:hideMark/>
          </w:tcPr>
          <w:p w14:paraId="351EE06B" w14:textId="77777777" w:rsidR="003E5245" w:rsidRPr="005D720A"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7C942782" w14:textId="77777777" w:rsidR="003E5245" w:rsidRDefault="003E5245" w:rsidP="00DF2EE1">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5ABCA0BC"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116F258A"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6FFFDF6B"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462B063B"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3E5245" w:rsidRPr="005D720A" w14:paraId="30C9E2F5" w14:textId="77777777" w:rsidTr="00DF2EE1">
        <w:trPr>
          <w:trHeight w:val="285"/>
        </w:trPr>
        <w:tc>
          <w:tcPr>
            <w:tcW w:w="534" w:type="dxa"/>
            <w:vMerge w:val="restart"/>
            <w:tcBorders>
              <w:top w:val="single" w:sz="4" w:space="0" w:color="auto"/>
              <w:left w:val="nil"/>
              <w:right w:val="nil"/>
            </w:tcBorders>
            <w:shd w:val="clear" w:color="auto" w:fill="auto"/>
            <w:noWrap/>
            <w:textDirection w:val="tbRlV"/>
            <w:vAlign w:val="bottom"/>
            <w:hideMark/>
          </w:tcPr>
          <w:p w14:paraId="7D46AB30" w14:textId="77777777" w:rsidR="003E5245" w:rsidRPr="005D720A" w:rsidRDefault="003E5245" w:rsidP="00DF2EE1">
            <w:pPr>
              <w:widowControl/>
              <w:ind w:left="113" w:right="113"/>
              <w:jc w:val="left"/>
              <w:rPr>
                <w:rFonts w:ascii="等线" w:eastAsia="等线" w:hAnsi="等线" w:cs="宋体"/>
                <w:color w:val="000000"/>
                <w:kern w:val="0"/>
                <w:sz w:val="22"/>
              </w:rPr>
            </w:pPr>
            <w:r w:rsidRPr="005D720A">
              <w:rPr>
                <w:rFonts w:ascii="等线" w:eastAsia="等线" w:hAnsi="等线" w:cs="宋体" w:hint="eastAsia"/>
                <w:color w:val="000000"/>
                <w:kern w:val="0"/>
                <w:sz w:val="22"/>
              </w:rPr>
              <w:t>模型预测严重程度</w:t>
            </w:r>
          </w:p>
        </w:tc>
        <w:tc>
          <w:tcPr>
            <w:tcW w:w="656" w:type="dxa"/>
            <w:tcBorders>
              <w:top w:val="single" w:sz="4" w:space="0" w:color="auto"/>
              <w:left w:val="nil"/>
              <w:bottom w:val="nil"/>
              <w:right w:val="nil"/>
            </w:tcBorders>
            <w:shd w:val="clear" w:color="auto" w:fill="auto"/>
            <w:noWrap/>
            <w:vAlign w:val="bottom"/>
            <w:hideMark/>
          </w:tcPr>
          <w:p w14:paraId="1B224A0C"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noWrap/>
            <w:vAlign w:val="bottom"/>
            <w:hideMark/>
          </w:tcPr>
          <w:p w14:paraId="0D7F80B5" w14:textId="07DA9B59" w:rsidR="003E5245" w:rsidRPr="005D720A" w:rsidRDefault="00C9709D"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noWrap/>
            <w:vAlign w:val="bottom"/>
            <w:hideMark/>
          </w:tcPr>
          <w:p w14:paraId="6F796B2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200FC6DA"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184C6866"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464DC44E" w14:textId="1BFBC649" w:rsidR="003E5245" w:rsidRPr="005D720A" w:rsidRDefault="00C9709D"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3070C778"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71A105FB"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496F61A6"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5101F3B2"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52EEDE10"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3E5245" w:rsidRPr="005D720A" w14:paraId="2641385B" w14:textId="77777777" w:rsidTr="00DF2EE1">
        <w:trPr>
          <w:trHeight w:val="285"/>
        </w:trPr>
        <w:tc>
          <w:tcPr>
            <w:tcW w:w="534" w:type="dxa"/>
            <w:vMerge/>
            <w:tcBorders>
              <w:left w:val="nil"/>
              <w:right w:val="nil"/>
            </w:tcBorders>
            <w:shd w:val="clear" w:color="auto" w:fill="auto"/>
            <w:noWrap/>
            <w:vAlign w:val="bottom"/>
            <w:hideMark/>
          </w:tcPr>
          <w:p w14:paraId="4C148DFF"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4B9843EE"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noWrap/>
            <w:vAlign w:val="bottom"/>
            <w:hideMark/>
          </w:tcPr>
          <w:p w14:paraId="2B72E89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7250B3C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noWrap/>
            <w:vAlign w:val="bottom"/>
            <w:hideMark/>
          </w:tcPr>
          <w:p w14:paraId="1D0CCBFB"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0EFA2026"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2CAFFB9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76549D82"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Pr>
                <w:rFonts w:ascii="等线" w:eastAsia="等线" w:hAnsi="等线" w:cs="宋体"/>
                <w:color w:val="000000"/>
                <w:kern w:val="0"/>
                <w:sz w:val="22"/>
              </w:rPr>
              <w:t>%)</w:t>
            </w:r>
          </w:p>
        </w:tc>
        <w:tc>
          <w:tcPr>
            <w:tcW w:w="850" w:type="dxa"/>
            <w:tcBorders>
              <w:top w:val="nil"/>
              <w:left w:val="nil"/>
              <w:bottom w:val="nil"/>
              <w:right w:val="nil"/>
            </w:tcBorders>
          </w:tcPr>
          <w:p w14:paraId="272B7E8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AA12BD9" w14:textId="392DC271" w:rsidR="003E5245" w:rsidRPr="005D720A" w:rsidRDefault="00DE311A"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241C0FE1" w14:textId="609B1E4C" w:rsidR="003E5245" w:rsidRPr="005D720A" w:rsidRDefault="0085699B"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639A01BA" w14:textId="219AF9B5" w:rsidR="003E5245" w:rsidRPr="005D720A" w:rsidRDefault="0085699B"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3E5245" w:rsidRPr="005D720A" w14:paraId="39223174" w14:textId="77777777" w:rsidTr="00DF2EE1">
        <w:trPr>
          <w:trHeight w:val="285"/>
        </w:trPr>
        <w:tc>
          <w:tcPr>
            <w:tcW w:w="534" w:type="dxa"/>
            <w:vMerge/>
            <w:tcBorders>
              <w:left w:val="nil"/>
              <w:right w:val="nil"/>
            </w:tcBorders>
            <w:shd w:val="clear" w:color="auto" w:fill="auto"/>
            <w:noWrap/>
            <w:vAlign w:val="bottom"/>
            <w:hideMark/>
          </w:tcPr>
          <w:p w14:paraId="2F1BB13C"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546B0AC9"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noWrap/>
            <w:vAlign w:val="bottom"/>
            <w:hideMark/>
          </w:tcPr>
          <w:p w14:paraId="29899F8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1FB8F39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noWrap/>
            <w:vAlign w:val="bottom"/>
            <w:hideMark/>
          </w:tcPr>
          <w:p w14:paraId="156534D5"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66A88E77"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B6E692F"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05C616E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1B68714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0CFA6B0"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093A704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21F1179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3E5245" w:rsidRPr="005D720A" w14:paraId="2C63F9ED" w14:textId="77777777" w:rsidTr="00DF2EE1">
        <w:trPr>
          <w:trHeight w:val="285"/>
        </w:trPr>
        <w:tc>
          <w:tcPr>
            <w:tcW w:w="534" w:type="dxa"/>
            <w:vMerge/>
            <w:tcBorders>
              <w:left w:val="nil"/>
              <w:right w:val="nil"/>
            </w:tcBorders>
            <w:shd w:val="clear" w:color="auto" w:fill="auto"/>
            <w:noWrap/>
            <w:vAlign w:val="bottom"/>
            <w:hideMark/>
          </w:tcPr>
          <w:p w14:paraId="6FCFFAD1"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18D60F4D"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nil"/>
              <w:left w:val="nil"/>
              <w:bottom w:val="nil"/>
              <w:right w:val="nil"/>
            </w:tcBorders>
            <w:shd w:val="clear" w:color="auto" w:fill="auto"/>
            <w:noWrap/>
            <w:vAlign w:val="bottom"/>
            <w:hideMark/>
          </w:tcPr>
          <w:p w14:paraId="6715BBB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7CE2A0D"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B3009C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0CF3844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7525D2E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7</w:t>
            </w:r>
          </w:p>
        </w:tc>
        <w:tc>
          <w:tcPr>
            <w:tcW w:w="1201" w:type="dxa"/>
            <w:tcBorders>
              <w:top w:val="nil"/>
              <w:left w:val="nil"/>
              <w:bottom w:val="nil"/>
              <w:right w:val="nil"/>
            </w:tcBorders>
          </w:tcPr>
          <w:p w14:paraId="4719F76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Pr>
                <w:rFonts w:ascii="等线" w:eastAsia="等线" w:hAnsi="等线" w:cs="宋体"/>
                <w:color w:val="000000"/>
                <w:kern w:val="0"/>
                <w:sz w:val="22"/>
              </w:rPr>
              <w:t xml:space="preserve">%) </w:t>
            </w:r>
          </w:p>
        </w:tc>
        <w:tc>
          <w:tcPr>
            <w:tcW w:w="850" w:type="dxa"/>
            <w:tcBorders>
              <w:top w:val="nil"/>
              <w:left w:val="nil"/>
              <w:bottom w:val="nil"/>
              <w:right w:val="nil"/>
            </w:tcBorders>
          </w:tcPr>
          <w:p w14:paraId="4A364AA5"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FDA764F" w14:textId="7C43B403" w:rsidR="003E5245" w:rsidRPr="005D720A" w:rsidRDefault="0085699B"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bottom w:val="nil"/>
              <w:right w:val="nil"/>
            </w:tcBorders>
          </w:tcPr>
          <w:p w14:paraId="1AF96A6D" w14:textId="72E9F966" w:rsidR="003E5245" w:rsidRPr="005D720A" w:rsidRDefault="0085699B"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bottom w:val="nil"/>
              <w:right w:val="nil"/>
            </w:tcBorders>
          </w:tcPr>
          <w:p w14:paraId="6D749423" w14:textId="276DCEA4" w:rsidR="003E5245" w:rsidRPr="005D720A" w:rsidRDefault="0085699B"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3E5245" w:rsidRPr="005D720A" w14:paraId="740E6D14" w14:textId="77777777" w:rsidTr="00DF2EE1">
        <w:trPr>
          <w:trHeight w:val="285"/>
        </w:trPr>
        <w:tc>
          <w:tcPr>
            <w:tcW w:w="534" w:type="dxa"/>
            <w:vMerge/>
            <w:tcBorders>
              <w:left w:val="nil"/>
              <w:bottom w:val="nil"/>
              <w:right w:val="nil"/>
            </w:tcBorders>
            <w:shd w:val="clear" w:color="auto" w:fill="auto"/>
            <w:noWrap/>
            <w:vAlign w:val="bottom"/>
            <w:hideMark/>
          </w:tcPr>
          <w:p w14:paraId="1277D2A4"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19D89361" w14:textId="77777777" w:rsidR="003E5245" w:rsidRPr="005D720A" w:rsidRDefault="003E5245" w:rsidP="00DF2EE1">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nil"/>
              <w:right w:val="nil"/>
            </w:tcBorders>
            <w:shd w:val="clear" w:color="auto" w:fill="auto"/>
            <w:noWrap/>
            <w:vAlign w:val="bottom"/>
            <w:hideMark/>
          </w:tcPr>
          <w:p w14:paraId="249AB3C0" w14:textId="02BF6942" w:rsidR="003E5245" w:rsidRPr="005D720A" w:rsidRDefault="00C9709D"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nil"/>
              <w:right w:val="nil"/>
            </w:tcBorders>
            <w:shd w:val="clear" w:color="auto" w:fill="auto"/>
            <w:noWrap/>
            <w:vAlign w:val="bottom"/>
            <w:hideMark/>
          </w:tcPr>
          <w:p w14:paraId="5DEE997A"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2582B729"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22B97192"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3F46A11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13</w:t>
            </w:r>
          </w:p>
        </w:tc>
        <w:tc>
          <w:tcPr>
            <w:tcW w:w="1201" w:type="dxa"/>
            <w:tcBorders>
              <w:top w:val="nil"/>
              <w:left w:val="nil"/>
              <w:bottom w:val="nil"/>
              <w:right w:val="nil"/>
            </w:tcBorders>
          </w:tcPr>
          <w:p w14:paraId="139DD767" w14:textId="77777777" w:rsidR="003E5245" w:rsidRPr="005D720A" w:rsidRDefault="003E5245" w:rsidP="00DF2EE1">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295D562C" w14:textId="77777777" w:rsidR="003E5245" w:rsidRPr="005D720A" w:rsidRDefault="003E5245" w:rsidP="00DF2EE1">
            <w:pPr>
              <w:widowControl/>
              <w:jc w:val="right"/>
              <w:rPr>
                <w:rFonts w:ascii="等线" w:eastAsia="等线" w:hAnsi="等线" w:cs="宋体"/>
                <w:color w:val="000000"/>
                <w:kern w:val="0"/>
                <w:sz w:val="22"/>
              </w:rPr>
            </w:pPr>
          </w:p>
        </w:tc>
        <w:tc>
          <w:tcPr>
            <w:tcW w:w="851" w:type="dxa"/>
            <w:tcBorders>
              <w:top w:val="nil"/>
              <w:left w:val="nil"/>
              <w:bottom w:val="nil"/>
              <w:right w:val="nil"/>
            </w:tcBorders>
          </w:tcPr>
          <w:p w14:paraId="7CBFA1F5" w14:textId="77777777" w:rsidR="003E5245" w:rsidRPr="005D720A" w:rsidRDefault="003E5245" w:rsidP="00DF2EE1">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5EB53B3F" w14:textId="77777777" w:rsidR="003E5245" w:rsidRPr="005D720A" w:rsidRDefault="003E5245" w:rsidP="00DF2EE1">
            <w:pPr>
              <w:widowControl/>
              <w:jc w:val="right"/>
              <w:rPr>
                <w:rFonts w:ascii="等线" w:eastAsia="等线" w:hAnsi="等线" w:cs="宋体"/>
                <w:color w:val="000000"/>
                <w:kern w:val="0"/>
                <w:sz w:val="22"/>
              </w:rPr>
            </w:pPr>
          </w:p>
        </w:tc>
        <w:tc>
          <w:tcPr>
            <w:tcW w:w="993" w:type="dxa"/>
            <w:tcBorders>
              <w:top w:val="nil"/>
              <w:left w:val="nil"/>
              <w:bottom w:val="nil"/>
              <w:right w:val="nil"/>
            </w:tcBorders>
          </w:tcPr>
          <w:p w14:paraId="69AEDAD8" w14:textId="77777777" w:rsidR="003E5245" w:rsidRPr="005D720A" w:rsidRDefault="003E5245" w:rsidP="00DF2EE1">
            <w:pPr>
              <w:widowControl/>
              <w:jc w:val="right"/>
              <w:rPr>
                <w:rFonts w:ascii="等线" w:eastAsia="等线" w:hAnsi="等线" w:cs="宋体"/>
                <w:color w:val="000000"/>
                <w:kern w:val="0"/>
                <w:sz w:val="22"/>
              </w:rPr>
            </w:pPr>
          </w:p>
        </w:tc>
      </w:tr>
    </w:tbl>
    <w:p w14:paraId="687B8595" w14:textId="06F811CF" w:rsidR="003E5245" w:rsidRDefault="00CF5164" w:rsidP="003E5245">
      <w:r>
        <w:fldChar w:fldCharType="begin"/>
      </w:r>
      <w:r>
        <w:instrText xml:space="preserve"> </w:instrText>
      </w:r>
      <w:r>
        <w:rPr>
          <w:rFonts w:hint="eastAsia"/>
        </w:rPr>
        <w:instrText>REF _Ref532982958 \h</w:instrText>
      </w:r>
      <w:r>
        <w:instrText xml:space="preserve"> </w:instrText>
      </w:r>
      <w:r>
        <w:fldChar w:fldCharType="separate"/>
      </w:r>
      <w:r>
        <w:t xml:space="preserve">表格 </w:t>
      </w:r>
      <w:r>
        <w:rPr>
          <w:noProof/>
        </w:rPr>
        <w:t>5</w:t>
      </w:r>
      <w:r>
        <w:fldChar w:fldCharType="end"/>
      </w:r>
      <w:r w:rsidR="003E5245">
        <w:rPr>
          <w:rFonts w:hint="eastAsia"/>
        </w:rPr>
        <w:t>总结了级联分类器对SAHS严重程度的预测结果</w:t>
      </w:r>
      <w:r w:rsidR="008D3739">
        <w:rPr>
          <w:rFonts w:hint="eastAsia"/>
        </w:rPr>
        <w:t>。</w:t>
      </w:r>
      <w:r w:rsidR="003E5245">
        <w:rPr>
          <w:rFonts w:hint="eastAsia"/>
        </w:rPr>
        <w:t>对于正常、轻度、中度与重度四种SAHS患者级联分类器模型达到的平均正阳</w:t>
      </w:r>
      <w:r w:rsidR="003E5245">
        <w:rPr>
          <w:rFonts w:hint="eastAsia"/>
          <w:noProof/>
        </w:rPr>
        <mc:AlternateContent>
          <mc:Choice Requires="wpg">
            <w:drawing>
              <wp:anchor distT="0" distB="0" distL="114300" distR="114300" simplePos="0" relativeHeight="251607040" behindDoc="0" locked="0" layoutInCell="1" allowOverlap="1" wp14:anchorId="1CA991C1" wp14:editId="301A0814">
                <wp:simplePos x="0" y="0"/>
                <wp:positionH relativeFrom="column">
                  <wp:posOffset>-99060</wp:posOffset>
                </wp:positionH>
                <wp:positionV relativeFrom="paragraph">
                  <wp:posOffset>703209</wp:posOffset>
                </wp:positionV>
                <wp:extent cx="5686740" cy="6701791"/>
                <wp:effectExtent l="0" t="0" r="9525" b="3810"/>
                <wp:wrapTopAndBottom/>
                <wp:docPr id="30" name="组合 30"/>
                <wp:cNvGraphicFramePr/>
                <a:graphic xmlns:a="http://schemas.openxmlformats.org/drawingml/2006/main">
                  <a:graphicData uri="http://schemas.microsoft.com/office/word/2010/wordprocessingGroup">
                    <wpg:wgp>
                      <wpg:cNvGrpSpPr/>
                      <wpg:grpSpPr>
                        <a:xfrm>
                          <a:off x="0" y="0"/>
                          <a:ext cx="5686740" cy="6701791"/>
                          <a:chOff x="0" y="0"/>
                          <a:chExt cx="5687061" cy="6702150"/>
                        </a:xfrm>
                      </wpg:grpSpPr>
                      <wps:wsp>
                        <wps:cNvPr id="1" name="文本框 1"/>
                        <wps:cNvSpPr txBox="1"/>
                        <wps:spPr>
                          <a:xfrm>
                            <a:off x="51753" y="6305889"/>
                            <a:ext cx="5635308" cy="396261"/>
                          </a:xfrm>
                          <a:prstGeom prst="rect">
                            <a:avLst/>
                          </a:prstGeom>
                          <a:solidFill>
                            <a:prstClr val="white"/>
                          </a:solidFill>
                          <a:ln>
                            <a:noFill/>
                          </a:ln>
                        </wps:spPr>
                        <wps:txbx>
                          <w:txbxContent>
                            <w:p w14:paraId="31CFEF77" w14:textId="0E0BA4EF" w:rsidR="00767999" w:rsidRDefault="00767999" w:rsidP="003E5245">
                              <w:pPr>
                                <w:pStyle w:val="a3"/>
                                <w:rPr>
                                  <w:noProof/>
                                </w:rPr>
                              </w:pPr>
                              <w:bookmarkStart w:id="47" w:name="_Ref532982590"/>
                              <w:r>
                                <w:t>图</w:t>
                              </w:r>
                              <w:r>
                                <w:t xml:space="preserve"> </w:t>
                              </w:r>
                              <w:r>
                                <w:fldChar w:fldCharType="begin"/>
                              </w:r>
                              <w:r>
                                <w:instrText xml:space="preserve"> SEQ </w:instrText>
                              </w:r>
                              <w:r>
                                <w:instrText>图</w:instrText>
                              </w:r>
                              <w:r>
                                <w:instrText xml:space="preserve"> \* ARABIC </w:instrText>
                              </w:r>
                              <w:r>
                                <w:fldChar w:fldCharType="separate"/>
                              </w:r>
                              <w:r w:rsidR="00D53521">
                                <w:rPr>
                                  <w:noProof/>
                                </w:rPr>
                                <w:t>5</w:t>
                              </w:r>
                              <w:r>
                                <w:fldChar w:fldCharType="end"/>
                              </w:r>
                              <w:bookmarkEnd w:id="47"/>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4" name="组合 14"/>
                        <wpg:cNvGrpSpPr/>
                        <wpg:grpSpPr>
                          <a:xfrm>
                            <a:off x="0" y="0"/>
                            <a:ext cx="5274310" cy="6339205"/>
                            <a:chOff x="0" y="0"/>
                            <a:chExt cx="5274310" cy="6339588"/>
                          </a:xfrm>
                        </wpg:grpSpPr>
                        <wpg:grpSp>
                          <wpg:cNvPr id="6" name="组合 6"/>
                          <wpg:cNvGrpSpPr/>
                          <wpg:grpSpPr>
                            <a:xfrm>
                              <a:off x="0" y="0"/>
                              <a:ext cx="5274310" cy="6339588"/>
                              <a:chOff x="0" y="0"/>
                              <a:chExt cx="5274310" cy="6339588"/>
                            </a:xfrm>
                          </wpg:grpSpPr>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2147977"/>
                                <a:ext cx="5274310" cy="2116455"/>
                              </a:xfrm>
                              <a:prstGeom prst="rect">
                                <a:avLst/>
                              </a:prstGeom>
                            </pic:spPr>
                          </pic:pic>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114550"/>
                              </a:xfrm>
                              <a:prstGeom prst="rect">
                                <a:avLst/>
                              </a:prstGeom>
                            </pic:spPr>
                          </pic:pic>
                          <pic:pic xmlns:pic="http://schemas.openxmlformats.org/drawingml/2006/picture">
                            <pic:nvPicPr>
                              <pic:cNvPr id="5" name="图片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4226943"/>
                                <a:ext cx="5274310" cy="2112645"/>
                              </a:xfrm>
                              <a:prstGeom prst="rect">
                                <a:avLst/>
                              </a:prstGeom>
                            </pic:spPr>
                          </pic:pic>
                        </wpg:grpSp>
                        <wps:wsp>
                          <wps:cNvPr id="8" name="文本框 8"/>
                          <wps:cNvSpPr txBox="1"/>
                          <wps:spPr>
                            <a:xfrm>
                              <a:off x="86264" y="2260121"/>
                              <a:ext cx="369785" cy="267335"/>
                            </a:xfrm>
                            <a:prstGeom prst="rect">
                              <a:avLst/>
                            </a:prstGeom>
                            <a:solidFill>
                              <a:schemeClr val="lt1"/>
                            </a:solidFill>
                            <a:ln w="6350">
                              <a:noFill/>
                            </a:ln>
                          </wps:spPr>
                          <wps:txbx>
                            <w:txbxContent>
                              <w:p w14:paraId="70E8379D" w14:textId="77777777" w:rsidR="00767999" w:rsidRDefault="00767999" w:rsidP="003E5245">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77638" y="4330460"/>
                              <a:ext cx="369570" cy="267335"/>
                            </a:xfrm>
                            <a:prstGeom prst="rect">
                              <a:avLst/>
                            </a:prstGeom>
                            <a:solidFill>
                              <a:schemeClr val="lt1"/>
                            </a:solidFill>
                            <a:ln w="6350">
                              <a:noFill/>
                            </a:ln>
                          </wps:spPr>
                          <wps:txbx>
                            <w:txbxContent>
                              <w:p w14:paraId="7F737C99" w14:textId="77777777" w:rsidR="00767999" w:rsidRDefault="00767999" w:rsidP="003E5245">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77638" y="138023"/>
                              <a:ext cx="369785" cy="267335"/>
                            </a:xfrm>
                            <a:prstGeom prst="rect">
                              <a:avLst/>
                            </a:prstGeom>
                            <a:solidFill>
                              <a:schemeClr val="lt1"/>
                            </a:solidFill>
                            <a:ln w="6350">
                              <a:noFill/>
                            </a:ln>
                          </wps:spPr>
                          <wps:txbx>
                            <w:txbxContent>
                              <w:p w14:paraId="213D2CC5" w14:textId="77777777" w:rsidR="00767999" w:rsidRDefault="00767999" w:rsidP="003E5245">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CA991C1" id="组合 30" o:spid="_x0000_s1047" style="position:absolute;left:0;text-align:left;margin-left:-7.8pt;margin-top:55.35pt;width:447.75pt;height:527.7pt;z-index:251607040" coordsize="56870,6702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">
                <v:shape id="文本框 1" o:spid="_x0000_s1048" type="#_x0000_t202" style="position:absolute;left:517;top:63058;width:56353;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1CFEF77" w14:textId="0E0BA4EF" w:rsidR="00767999" w:rsidRDefault="00767999" w:rsidP="003E5245">
                        <w:pPr>
                          <w:pStyle w:val="a3"/>
                          <w:rPr>
                            <w:noProof/>
                          </w:rPr>
                        </w:pPr>
                        <w:bookmarkStart w:id="48" w:name="_Ref532982590"/>
                        <w:r>
                          <w:t>图</w:t>
                        </w:r>
                        <w:r>
                          <w:t xml:space="preserve"> </w:t>
                        </w:r>
                        <w:r>
                          <w:fldChar w:fldCharType="begin"/>
                        </w:r>
                        <w:r>
                          <w:instrText xml:space="preserve"> SEQ </w:instrText>
                        </w:r>
                        <w:r>
                          <w:instrText>图</w:instrText>
                        </w:r>
                        <w:r>
                          <w:instrText xml:space="preserve"> \* ARABIC </w:instrText>
                        </w:r>
                        <w:r>
                          <w:fldChar w:fldCharType="separate"/>
                        </w:r>
                        <w:r w:rsidR="00D53521">
                          <w:rPr>
                            <w:noProof/>
                          </w:rPr>
                          <w:t>5</w:t>
                        </w:r>
                        <w:r>
                          <w:fldChar w:fldCharType="end"/>
                        </w:r>
                        <w:bookmarkEnd w:id="48"/>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v:textbox>
                </v:shape>
                <v:group id="组合 14" o:spid="_x0000_s1049" style="position:absolute;width:52743;height:63392"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6" o:spid="_x0000_s1050" style="position:absolute;width:52743;height:63395"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图片 2" o:spid="_x0000_s1051" type="#_x0000_t75" style="position:absolute;top:21479;width:52743;height:21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">
                      <v:imagedata r:id="rId19" o:title=""/>
                    </v:shape>
                    <v:shape id="图片 3" o:spid="_x0000_s1052" type="#_x0000_t75" style="position:absolute;width:52743;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">
                      <v:imagedata r:id="rId20" o:title=""/>
                    </v:shape>
                    <v:shape id="图片 5" o:spid="_x0000_s1053" type="#_x0000_t75" style="position:absolute;top:42269;width:5274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">
                      <v:imagedata r:id="rId21" o:title=""/>
                    </v:shape>
                  </v:group>
                  <v:shape id="文本框 8" o:spid="_x0000_s1054" type="#_x0000_t202" style="position:absolute;left:862;top:22601;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0E8379D" w14:textId="77777777" w:rsidR="00767999" w:rsidRDefault="00767999" w:rsidP="003E5245">
                          <w:pPr>
                            <w:jc w:val="right"/>
                          </w:pPr>
                          <w:r>
                            <w:rPr>
                              <w:rFonts w:hint="eastAsia"/>
                            </w:rPr>
                            <w:t>(</w:t>
                          </w:r>
                          <w:r>
                            <w:t>b)</w:t>
                          </w:r>
                        </w:p>
                      </w:txbxContent>
                    </v:textbox>
                  </v:shape>
                  <v:shape id="文本框 10" o:spid="_x0000_s1055" type="#_x0000_t202" style="position:absolute;left:776;top:43304;width:369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F737C99" w14:textId="77777777" w:rsidR="00767999" w:rsidRDefault="00767999" w:rsidP="003E5245">
                          <w:pPr>
                            <w:jc w:val="right"/>
                          </w:pPr>
                          <w:r>
                            <w:rPr>
                              <w:rFonts w:hint="eastAsia"/>
                            </w:rPr>
                            <w:t>(</w:t>
                          </w:r>
                          <w:r>
                            <w:t>c)</w:t>
                          </w:r>
                        </w:p>
                      </w:txbxContent>
                    </v:textbox>
                  </v:shape>
                  <v:shape id="文本框 11" o:spid="_x0000_s1056" type="#_x0000_t202" style="position:absolute;left:776;top:1380;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213D2CC5" w14:textId="77777777" w:rsidR="00767999" w:rsidRDefault="00767999" w:rsidP="003E5245">
                          <w:pPr>
                            <w:jc w:val="right"/>
                          </w:pPr>
                          <w:r>
                            <w:rPr>
                              <w:rFonts w:hint="eastAsia"/>
                            </w:rPr>
                            <w:t>(</w:t>
                          </w:r>
                          <w:r>
                            <w:t>a)</w:t>
                          </w:r>
                        </w:p>
                      </w:txbxContent>
                    </v:textbox>
                  </v:shape>
                </v:group>
                <w10:wrap type="topAndBottom"/>
              </v:group>
            </w:pict>
          </mc:Fallback>
        </mc:AlternateContent>
      </w:r>
      <w:r w:rsidR="003E5245">
        <w:rPr>
          <w:rFonts w:hint="eastAsia"/>
        </w:rPr>
        <w:t>率、正阴率、精准率和正确率为1</w:t>
      </w:r>
      <w:r w:rsidR="003E5245">
        <w:t>00</w:t>
      </w:r>
      <w:r w:rsidR="003E5245">
        <w:rPr>
          <w:rFonts w:hint="eastAsia"/>
        </w:rPr>
        <w:t>.</w:t>
      </w:r>
      <w:r w:rsidR="003E5245">
        <w:t>0</w:t>
      </w:r>
      <w:r w:rsidR="003E5245">
        <w:rPr>
          <w:rFonts w:hint="eastAsia"/>
        </w:rPr>
        <w:t>，8</w:t>
      </w:r>
      <w:r w:rsidR="001576E2">
        <w:t>7.8</w:t>
      </w:r>
      <w:r w:rsidR="003E5245">
        <w:rPr>
          <w:rFonts w:hint="eastAsia"/>
        </w:rPr>
        <w:t>，8</w:t>
      </w:r>
      <w:r w:rsidR="003E5245">
        <w:t>7</w:t>
      </w:r>
      <w:r w:rsidR="003E5245">
        <w:rPr>
          <w:rFonts w:hint="eastAsia"/>
        </w:rPr>
        <w:t>.</w:t>
      </w:r>
      <w:r w:rsidR="003E5245">
        <w:t>1</w:t>
      </w:r>
      <w:r w:rsidR="003E5245">
        <w:rPr>
          <w:rFonts w:hint="eastAsia"/>
        </w:rPr>
        <w:t>，9</w:t>
      </w:r>
      <w:r w:rsidR="001576E2">
        <w:t>3</w:t>
      </w:r>
      <w:r w:rsidR="003E5245">
        <w:rPr>
          <w:rFonts w:hint="eastAsia"/>
        </w:rPr>
        <w:t>.</w:t>
      </w:r>
      <w:r w:rsidR="003E5245">
        <w:t>3</w:t>
      </w:r>
      <w:r w:rsidR="003E5245">
        <w:rPr>
          <w:rFonts w:hint="eastAsia"/>
        </w:rPr>
        <w:t>。</w:t>
      </w:r>
    </w:p>
    <w:p w14:paraId="65C0A5EE" w14:textId="77777777" w:rsidR="003E5245" w:rsidRPr="003D744B" w:rsidRDefault="003E5245" w:rsidP="003E5245"/>
    <w:p w14:paraId="2AAA7E85" w14:textId="18CCFD69" w:rsidR="003E5245" w:rsidRDefault="009D19DA" w:rsidP="003E5245">
      <w:r>
        <w:lastRenderedPageBreak/>
        <w:fldChar w:fldCharType="begin"/>
      </w:r>
      <w:r>
        <w:instrText xml:space="preserve"> </w:instrText>
      </w:r>
      <w:r>
        <w:rPr>
          <w:rFonts w:hint="eastAsia"/>
        </w:rPr>
        <w:instrText>REF _Ref532982590 \h</w:instrText>
      </w:r>
      <w:r>
        <w:instrText xml:space="preserve"> </w:instrText>
      </w:r>
      <w:r>
        <w:fldChar w:fldCharType="separate"/>
      </w:r>
      <w:r w:rsidR="003D7A16">
        <w:t xml:space="preserve">图 </w:t>
      </w:r>
      <w:r w:rsidR="003D7A16">
        <w:rPr>
          <w:noProof/>
        </w:rPr>
        <w:t>5</w:t>
      </w:r>
      <w:r>
        <w:fldChar w:fldCharType="end"/>
      </w:r>
      <w:r w:rsidR="003E5245">
        <w:rPr>
          <w:rFonts w:hint="eastAsia"/>
        </w:rPr>
        <w:t>显示的分别是对一个轻度睡眠呼吸暂停综合征的患者、中度睡眠呼吸暂停综合征的患者、重度睡眠呼吸暂停综合征的患者的级联分类器模型事件预测结果与人工标注事件结果的对比。对于该轻度患者，级联分类器模型对于事件的预测正阳率与精准率分别达到了76.7%与78.0%，对于中度患者，模型的正阳率与精准率分别是89.8%与80.3%，对于该重度患者，模型的正阳率与精准率分别达到89.3%与86.8%。</w:t>
      </w:r>
    </w:p>
    <w:p w14:paraId="101BE4AD" w14:textId="4DAF4D0C" w:rsidR="003E5245" w:rsidRDefault="00DB29A1" w:rsidP="003E5245">
      <w:pPr>
        <w:rPr>
          <w:b/>
        </w:rPr>
      </w:pPr>
      <w:r>
        <w:rPr>
          <w:rFonts w:hint="eastAsia"/>
          <w:b/>
        </w:rPr>
        <w:t>4.</w:t>
      </w:r>
      <w:r>
        <w:rPr>
          <w:b/>
        </w:rPr>
        <w:t xml:space="preserve"> </w:t>
      </w:r>
      <w:r w:rsidR="003E5245" w:rsidRPr="00437B71">
        <w:rPr>
          <w:rFonts w:hint="eastAsia"/>
          <w:b/>
        </w:rPr>
        <w:t>讨论：</w:t>
      </w:r>
    </w:p>
    <w:p w14:paraId="19206EC8" w14:textId="5C4B055F" w:rsidR="003E5245" w:rsidRDefault="003E5245" w:rsidP="003E5245">
      <w:r>
        <w:rPr>
          <w:rFonts w:hint="eastAsia"/>
        </w:rPr>
        <w:t>在这篇文章中，我们提出了一种级联分类器模型可以实时</w:t>
      </w:r>
      <w:r w:rsidR="008D3739">
        <w:rPr>
          <w:rFonts w:hint="eastAsia"/>
        </w:rPr>
        <w:t>准确</w:t>
      </w:r>
      <w:r>
        <w:rPr>
          <w:rFonts w:hint="eastAsia"/>
        </w:rPr>
        <w:t>地预测睡眠呼吸暂停与低通气事件。与传统基于睡眠多导图的人工检测方法相比，级联分类器只使用口鼻流量通道信号与血氧通道信号即可对AH事件进行预测，并且通过事件检测器可以计算出AHI指数进而对睡眠呼吸暂停综合征的严重程度做出判断。</w:t>
      </w:r>
    </w:p>
    <w:p w14:paraId="0C46AF66" w14:textId="78721B44" w:rsidR="003E5245" w:rsidRDefault="00356A24" w:rsidP="003E5245">
      <w:r>
        <w:rPr>
          <w:rFonts w:hint="eastAsia"/>
          <w:noProof/>
        </w:rPr>
        <mc:AlternateContent>
          <mc:Choice Requires="wpg">
            <w:drawing>
              <wp:anchor distT="0" distB="0" distL="114300" distR="114300" simplePos="0" relativeHeight="251610112" behindDoc="0" locked="0" layoutInCell="1" allowOverlap="1" wp14:anchorId="31968117" wp14:editId="71B4A9B9">
                <wp:simplePos x="0" y="0"/>
                <wp:positionH relativeFrom="column">
                  <wp:posOffset>-367030</wp:posOffset>
                </wp:positionH>
                <wp:positionV relativeFrom="paragraph">
                  <wp:posOffset>2049780</wp:posOffset>
                </wp:positionV>
                <wp:extent cx="5750004" cy="2297430"/>
                <wp:effectExtent l="0" t="0" r="3175" b="7620"/>
                <wp:wrapTopAndBottom/>
                <wp:docPr id="29" name="组合 29"/>
                <wp:cNvGraphicFramePr/>
                <a:graphic xmlns:a="http://schemas.openxmlformats.org/drawingml/2006/main">
                  <a:graphicData uri="http://schemas.microsoft.com/office/word/2010/wordprocessingGroup">
                    <wpg:wgp>
                      <wpg:cNvGrpSpPr/>
                      <wpg:grpSpPr>
                        <a:xfrm>
                          <a:off x="0" y="0"/>
                          <a:ext cx="5750004" cy="2297430"/>
                          <a:chOff x="-181114" y="243074"/>
                          <a:chExt cx="5748873" cy="2297057"/>
                        </a:xfrm>
                      </wpg:grpSpPr>
                      <wpg:grpSp>
                        <wpg:cNvPr id="28" name="组合 28"/>
                        <wpg:cNvGrpSpPr/>
                        <wpg:grpSpPr>
                          <a:xfrm>
                            <a:off x="-181114" y="243074"/>
                            <a:ext cx="5748794" cy="2013081"/>
                            <a:chOff x="-181132" y="243135"/>
                            <a:chExt cx="5749374" cy="2013585"/>
                          </a:xfrm>
                        </wpg:grpSpPr>
                        <wpg:grpSp>
                          <wpg:cNvPr id="26" name="组合 26"/>
                          <wpg:cNvGrpSpPr/>
                          <wpg:grpSpPr>
                            <a:xfrm>
                              <a:off x="63427" y="243135"/>
                              <a:ext cx="5504815" cy="2013585"/>
                              <a:chOff x="0" y="0"/>
                              <a:chExt cx="5505207" cy="2013791"/>
                            </a:xfrm>
                          </wpg:grpSpPr>
                          <wpg:grpSp>
                            <wpg:cNvPr id="17" name="组合 17"/>
                            <wpg:cNvGrpSpPr/>
                            <wpg:grpSpPr>
                              <a:xfrm>
                                <a:off x="0" y="0"/>
                                <a:ext cx="2750185" cy="2008505"/>
                                <a:chOff x="0" y="0"/>
                                <a:chExt cx="2750185" cy="2008505"/>
                              </a:xfrm>
                            </wpg:grpSpPr>
                            <pic:pic xmlns:pic="http://schemas.openxmlformats.org/drawingml/2006/picture">
                              <pic:nvPicPr>
                                <pic:cNvPr id="19" name="图片 19"/>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0185" cy="2008505"/>
                                </a:xfrm>
                                <a:prstGeom prst="rect">
                                  <a:avLst/>
                                </a:prstGeom>
                                <a:noFill/>
                                <a:ln>
                                  <a:noFill/>
                                </a:ln>
                              </pic:spPr>
                            </pic:pic>
                            <wps:wsp>
                              <wps:cNvPr id="7" name="直接连接符 7"/>
                              <wps:cNvCnPr/>
                              <wps:spPr>
                                <a:xfrm>
                                  <a:off x="356235" y="52387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 name="直接连接符 9"/>
                              <wps:cNvCnPr/>
                              <wps:spPr>
                                <a:xfrm>
                                  <a:off x="358140" y="146875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grpSp>
                            <wpg:cNvPr id="23" name="组合 23"/>
                            <wpg:cNvGrpSpPr/>
                            <wpg:grpSpPr>
                              <a:xfrm>
                                <a:off x="2769627" y="5286"/>
                                <a:ext cx="2735580" cy="2008505"/>
                                <a:chOff x="0" y="0"/>
                                <a:chExt cx="2735580" cy="2008505"/>
                              </a:xfrm>
                            </wpg:grpSpPr>
                            <pic:pic xmlns:pic="http://schemas.openxmlformats.org/drawingml/2006/picture">
                              <pic:nvPicPr>
                                <pic:cNvPr id="16" name="图片 16"/>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5580" cy="2008505"/>
                                </a:xfrm>
                                <a:prstGeom prst="rect">
                                  <a:avLst/>
                                </a:prstGeom>
                                <a:noFill/>
                                <a:ln>
                                  <a:noFill/>
                                </a:ln>
                              </pic:spPr>
                            </pic:pic>
                            <wps:wsp>
                              <wps:cNvPr id="18" name="椭圆 18"/>
                              <wps:cNvSpPr/>
                              <wps:spPr>
                                <a:xfrm>
                                  <a:off x="944993" y="431706"/>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944993" y="1373300"/>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4" name="文本框 24"/>
                          <wps:cNvSpPr txBox="1"/>
                          <wps:spPr>
                            <a:xfrm>
                              <a:off x="-181132" y="373402"/>
                              <a:ext cx="500389" cy="297850"/>
                            </a:xfrm>
                            <a:prstGeom prst="rect">
                              <a:avLst/>
                            </a:prstGeom>
                            <a:noFill/>
                            <a:ln w="6350">
                              <a:noFill/>
                            </a:ln>
                          </wps:spPr>
                          <wps:txbx>
                            <w:txbxContent>
                              <w:p w14:paraId="13CC4CB7" w14:textId="77777777" w:rsidR="00767999" w:rsidRDefault="00767999"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2552310" y="373557"/>
                              <a:ext cx="500389" cy="297850"/>
                            </a:xfrm>
                            <a:prstGeom prst="rect">
                              <a:avLst/>
                            </a:prstGeom>
                            <a:noFill/>
                            <a:ln w="6350">
                              <a:noFill/>
                            </a:ln>
                          </wps:spPr>
                          <wps:txbx>
                            <w:txbxContent>
                              <w:p w14:paraId="02696617" w14:textId="77777777" w:rsidR="00767999" w:rsidRDefault="00767999"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文本框 27"/>
                        <wps:cNvSpPr txBox="1"/>
                        <wps:spPr>
                          <a:xfrm>
                            <a:off x="63392" y="2342043"/>
                            <a:ext cx="5504367" cy="198088"/>
                          </a:xfrm>
                          <a:prstGeom prst="rect">
                            <a:avLst/>
                          </a:prstGeom>
                          <a:solidFill>
                            <a:prstClr val="white"/>
                          </a:solidFill>
                          <a:ln>
                            <a:noFill/>
                          </a:ln>
                        </wps:spPr>
                        <wps:txbx>
                          <w:txbxContent>
                            <w:p w14:paraId="26C4EAF7" w14:textId="0AF974D9" w:rsidR="00767999" w:rsidRDefault="00767999" w:rsidP="003E5245">
                              <w:pPr>
                                <w:pStyle w:val="a3"/>
                                <w:rPr>
                                  <w:noProof/>
                                </w:rPr>
                              </w:pPr>
                              <w:bookmarkStart w:id="49" w:name="_Ref532982682"/>
                              <w:r>
                                <w:t>图</w:t>
                              </w:r>
                              <w:r>
                                <w:t xml:space="preserve"> </w:t>
                              </w:r>
                              <w:r>
                                <w:fldChar w:fldCharType="begin"/>
                              </w:r>
                              <w:r>
                                <w:instrText xml:space="preserve"> SEQ </w:instrText>
                              </w:r>
                              <w:r>
                                <w:instrText>图</w:instrText>
                              </w:r>
                              <w:r>
                                <w:instrText xml:space="preserve"> \* ARABIC </w:instrText>
                              </w:r>
                              <w:r>
                                <w:fldChar w:fldCharType="separate"/>
                              </w:r>
                              <w:r w:rsidR="00D53521">
                                <w:rPr>
                                  <w:noProof/>
                                </w:rPr>
                                <w:t>6</w:t>
                              </w:r>
                              <w:r>
                                <w:fldChar w:fldCharType="end"/>
                              </w:r>
                              <w:bookmarkEnd w:id="49"/>
                              <w:r>
                                <w:t xml:space="preserve">. </w:t>
                              </w:r>
                              <w:r>
                                <w:rPr>
                                  <w:rFonts w:hint="eastAsia"/>
                                </w:rPr>
                                <w:t>（</w:t>
                              </w:r>
                              <w:r>
                                <w:rPr>
                                  <w:rFonts w:hint="eastAsia"/>
                                </w:rPr>
                                <w:t>a</w:t>
                              </w:r>
                              <w:r>
                                <w:rPr>
                                  <w:rFonts w:hint="eastAsia"/>
                                </w:rPr>
                                <w:t>）经过高通滤波器的信号与原始信号对比；（</w:t>
                              </w:r>
                              <w:r>
                                <w:rPr>
                                  <w:rFonts w:hint="eastAsia"/>
                                </w:rPr>
                                <w:t>b</w:t>
                              </w:r>
                              <w:r>
                                <w:rPr>
                                  <w:rFonts w:hint="eastAsia"/>
                                </w:rPr>
                                <w:t>）经过滑动平滑滤波的信号与原始信号对比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968117" id="组合 29" o:spid="_x0000_s1057" style="position:absolute;left:0;text-align:left;margin-left:-28.9pt;margin-top:161.4pt;width:452.75pt;height:180.9pt;z-index:251610112;mso-width-relative:margin;mso-height-relative:margin" coordorigin="-1811,2430" coordsize="57488,229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">
                <v:group id="组合 28" o:spid="_x0000_s1058" style="position:absolute;left:-1811;top:2430;width:57487;height:20131" coordorigin="-1811,2431" coordsize="57493,2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组合 26" o:spid="_x0000_s1059" style="position:absolute;left:634;top:2431;width:55048;height:20136" coordsize="55052,2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组合 17" o:spid="_x0000_s1060" style="position:absolute;width:27501;height:20085" coordsize="27501,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9" o:spid="_x0000_s1061" type="#_x0000_t75" style="position:absolute;width:27501;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">
                        <v:imagedata r:id="rId24" o:title=""/>
                        <o:lock v:ext="edit" aspectratio="f"/>
                      </v:shape>
                      <v:line id="直接连接符 7" o:spid="_x0000_s1062" style="position:absolute;visibility:visible;mso-wrap-style:square" from="3562,5238" to="24781,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" strokecolor="black [3200]" strokeweight=".5pt">
                        <v:stroke dashstyle="dash" joinstyle="miter"/>
                      </v:line>
                      <v:line id="直接连接符 9" o:spid="_x0000_s1063" style="position:absolute;visibility:visible;mso-wrap-style:square" from="3581,14687" to="24800,14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" strokecolor="black [3200]" strokeweight=".5pt">
                        <v:stroke dashstyle="dash" joinstyle="miter"/>
                      </v:line>
                    </v:group>
                    <v:group id="组合 23" o:spid="_x0000_s1064" style="position:absolute;left:27696;top:52;width:27356;height:20085" coordsize="273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16" o:spid="_x0000_s1065" type="#_x0000_t75" style="position:absolute;width:27355;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">
                        <v:imagedata r:id="rId25" o:title=""/>
                      </v:shape>
                      <v:oval id="椭圆 18" o:spid="_x0000_s1066" style="position:absolute;left:9449;top:4317;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" filled="f" strokecolor="black [3200]" strokeweight=".25pt">
                        <v:stroke dashstyle="dash"/>
                      </v:oval>
                      <v:oval id="椭圆 20" o:spid="_x0000_s1067" style="position:absolute;left:9449;top:13733;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" filled="f" strokecolor="black [3200]" strokeweight=".25pt">
                        <v:stroke dashstyle="dash"/>
                      </v:oval>
                    </v:group>
                  </v:group>
                  <v:shape id="文本框 24" o:spid="_x0000_s1068" type="#_x0000_t202" style="position:absolute;left:-1811;top:3734;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13CC4CB7" w14:textId="77777777" w:rsidR="00767999" w:rsidRDefault="00767999" w:rsidP="003E5245">
                          <w:r>
                            <w:rPr>
                              <w:rFonts w:hint="eastAsia"/>
                            </w:rPr>
                            <w:t>（a）</w:t>
                          </w:r>
                        </w:p>
                      </w:txbxContent>
                    </v:textbox>
                  </v:shape>
                  <v:shape id="文本框 25" o:spid="_x0000_s1069" type="#_x0000_t202" style="position:absolute;left:25523;top:3735;width:5003;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02696617" w14:textId="77777777" w:rsidR="00767999" w:rsidRDefault="00767999" w:rsidP="003E5245">
                          <w:r>
                            <w:rPr>
                              <w:rFonts w:hint="eastAsia"/>
                            </w:rPr>
                            <w:t>（</w:t>
                          </w:r>
                          <w:r>
                            <w:t>b</w:t>
                          </w:r>
                          <w:r>
                            <w:rPr>
                              <w:rFonts w:hint="eastAsia"/>
                            </w:rPr>
                            <w:t>）</w:t>
                          </w:r>
                        </w:p>
                      </w:txbxContent>
                    </v:textbox>
                  </v:shape>
                </v:group>
                <v:shape id="文本框 27" o:spid="_x0000_s1070" type="#_x0000_t202" style="position:absolute;left:633;top:23420;width:5504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26C4EAF7" w14:textId="0AF974D9" w:rsidR="00767999" w:rsidRDefault="00767999" w:rsidP="003E5245">
                        <w:pPr>
                          <w:pStyle w:val="a3"/>
                          <w:rPr>
                            <w:noProof/>
                          </w:rPr>
                        </w:pPr>
                        <w:bookmarkStart w:id="50" w:name="_Ref532982682"/>
                        <w:r>
                          <w:t>图</w:t>
                        </w:r>
                        <w:r>
                          <w:t xml:space="preserve"> </w:t>
                        </w:r>
                        <w:r>
                          <w:fldChar w:fldCharType="begin"/>
                        </w:r>
                        <w:r>
                          <w:instrText xml:space="preserve"> SEQ </w:instrText>
                        </w:r>
                        <w:r>
                          <w:instrText>图</w:instrText>
                        </w:r>
                        <w:r>
                          <w:instrText xml:space="preserve"> \* ARABIC </w:instrText>
                        </w:r>
                        <w:r>
                          <w:fldChar w:fldCharType="separate"/>
                        </w:r>
                        <w:r w:rsidR="00D53521">
                          <w:rPr>
                            <w:noProof/>
                          </w:rPr>
                          <w:t>6</w:t>
                        </w:r>
                        <w:r>
                          <w:fldChar w:fldCharType="end"/>
                        </w:r>
                        <w:bookmarkEnd w:id="50"/>
                        <w:r>
                          <w:t xml:space="preserve">. </w:t>
                        </w:r>
                        <w:r>
                          <w:rPr>
                            <w:rFonts w:hint="eastAsia"/>
                          </w:rPr>
                          <w:t>（</w:t>
                        </w:r>
                        <w:r>
                          <w:rPr>
                            <w:rFonts w:hint="eastAsia"/>
                          </w:rPr>
                          <w:t>a</w:t>
                        </w:r>
                        <w:r>
                          <w:rPr>
                            <w:rFonts w:hint="eastAsia"/>
                          </w:rPr>
                          <w:t>）经过高通滤波器的信号与原始信号对比；（</w:t>
                        </w:r>
                        <w:r>
                          <w:rPr>
                            <w:rFonts w:hint="eastAsia"/>
                          </w:rPr>
                          <w:t>b</w:t>
                        </w:r>
                        <w:r>
                          <w:rPr>
                            <w:rFonts w:hint="eastAsia"/>
                          </w:rPr>
                          <w:t>）经过滑动平滑滤波的信号与原始信号对比</w:t>
                        </w:r>
                      </w:p>
                    </w:txbxContent>
                  </v:textbox>
                </v:shape>
                <w10:wrap type="topAndBottom"/>
              </v:group>
            </w:pict>
          </mc:Fallback>
        </mc:AlternateContent>
      </w:r>
      <w:r w:rsidR="003E5245">
        <w:rPr>
          <w:rFonts w:hint="eastAsia"/>
        </w:rPr>
        <w:t>该种检测方法主要通过以下几个步骤对AH事件做出实时预测：1）将血氧通道信号主动提前</w:t>
      </w:r>
      <w:commentRangeStart w:id="51"/>
      <w:r w:rsidR="003E5245">
        <w:rPr>
          <w:rFonts w:hint="eastAsia"/>
        </w:rPr>
        <w:t>2</w:t>
      </w:r>
      <w:r w:rsidR="003E5245">
        <w:t>3</w:t>
      </w:r>
      <w:r w:rsidR="003E5245">
        <w:rPr>
          <w:rFonts w:hint="eastAsia"/>
        </w:rPr>
        <w:t>s</w:t>
      </w:r>
      <w:commentRangeEnd w:id="51"/>
      <w:r w:rsidR="0056570E">
        <w:rPr>
          <w:rStyle w:val="ac"/>
        </w:rPr>
        <w:commentReference w:id="51"/>
      </w:r>
      <w:r w:rsidR="003E5245">
        <w:rPr>
          <w:rFonts w:hint="eastAsia"/>
        </w:rPr>
        <w:t>钟的时间。2）对口鼻流量信号进行滤波处理，其中首先使用</w:t>
      </w:r>
      <w:r w:rsidR="00877951">
        <w:rPr>
          <w:rFonts w:hint="eastAsia"/>
        </w:rPr>
        <w:t>三阶</w:t>
      </w:r>
      <w:r w:rsidR="003E5245">
        <w:rPr>
          <w:rFonts w:hint="eastAsia"/>
        </w:rPr>
        <w:t>截止频率为0.</w:t>
      </w:r>
      <w:r w:rsidR="003E5245">
        <w:t>05</w:t>
      </w:r>
      <w:r w:rsidR="003E5245">
        <w:rPr>
          <w:rFonts w:hint="eastAsia"/>
        </w:rPr>
        <w:t>赫兹的巴特沃斯高通滤波器去除原始信号中由于被试移动而产生的极限漂移（</w:t>
      </w:r>
      <w:r w:rsidR="009D19DA">
        <w:fldChar w:fldCharType="begin"/>
      </w:r>
      <w:r w:rsidR="009D19DA">
        <w:instrText xml:space="preserve"> </w:instrText>
      </w:r>
      <w:r w:rsidR="009D19DA">
        <w:rPr>
          <w:rFonts w:hint="eastAsia"/>
        </w:rPr>
        <w:instrText>REF _Ref532982682 \h</w:instrText>
      </w:r>
      <w:r w:rsidR="009D19DA">
        <w:instrText xml:space="preserve"> </w:instrText>
      </w:r>
      <w:r w:rsidR="009D19DA">
        <w:fldChar w:fldCharType="separate"/>
      </w:r>
      <w:r w:rsidR="003D7A16">
        <w:t xml:space="preserve">图 </w:t>
      </w:r>
      <w:r w:rsidR="003D7A16">
        <w:rPr>
          <w:noProof/>
        </w:rPr>
        <w:t>6</w:t>
      </w:r>
      <w:r w:rsidR="009D19DA">
        <w:fldChar w:fldCharType="end"/>
      </w:r>
      <w:r w:rsidR="003E5245">
        <w:rPr>
          <w:rFonts w:hint="eastAsia"/>
        </w:rPr>
        <w:t>（a）），然后进行移动平滑滤波以消除原始信号中存在的由于被试触碰传感器而产生的高频干扰（</w:t>
      </w:r>
      <w:r w:rsidR="009D19DA">
        <w:fldChar w:fldCharType="begin"/>
      </w:r>
      <w:r w:rsidR="009D19DA">
        <w:instrText xml:space="preserve"> </w:instrText>
      </w:r>
      <w:r w:rsidR="009D19DA">
        <w:rPr>
          <w:rFonts w:hint="eastAsia"/>
        </w:rPr>
        <w:instrText>REF _Ref532982682 \h</w:instrText>
      </w:r>
      <w:r w:rsidR="009D19DA">
        <w:instrText xml:space="preserve"> </w:instrText>
      </w:r>
      <w:r w:rsidR="009D19DA">
        <w:fldChar w:fldCharType="separate"/>
      </w:r>
      <w:r w:rsidR="003D7A16">
        <w:t xml:space="preserve">图 </w:t>
      </w:r>
      <w:r w:rsidR="003D7A16">
        <w:rPr>
          <w:noProof/>
        </w:rPr>
        <w:t>6</w:t>
      </w:r>
      <w:r w:rsidR="009D19DA">
        <w:fldChar w:fldCharType="end"/>
      </w:r>
      <w:r w:rsidR="003E5245">
        <w:rPr>
          <w:rFonts w:hint="eastAsia"/>
        </w:rPr>
        <w:t>（b））。3）使用1</w:t>
      </w:r>
      <w:r w:rsidR="003E5245">
        <w:t>0</w:t>
      </w:r>
      <w:r w:rsidR="003E5245">
        <w:rPr>
          <w:rFonts w:hint="eastAsia"/>
        </w:rPr>
        <w:t>s长度步长1s的滑动窗口将原始数据切割为1</w:t>
      </w:r>
      <w:r w:rsidR="003E5245">
        <w:t>0</w:t>
      </w:r>
      <w:r w:rsidR="003E5245">
        <w:rPr>
          <w:rFonts w:hint="eastAsia"/>
        </w:rPr>
        <w:t>s的数据片段。</w:t>
      </w:r>
      <w:r w:rsidR="003E5245">
        <w:t>4</w:t>
      </w:r>
      <w:r w:rsidR="003E5245">
        <w:rPr>
          <w:rFonts w:hint="eastAsia"/>
        </w:rPr>
        <w:t>）从切割得到的数据片段中提取特征集合。5）使用级联分类器模型对数据片段进行预测6）使用事件检测器得到最终的AH事件预测结果与AHI指数计算。血氧通道信号往往在AH事件发生之后一段时间内才会发生欠饱和，为了更好的捕捉到血氧欠饱和这一特征在处理过程中对血氧通道信号进行主动提前，</w:t>
      </w:r>
      <w:commentRangeStart w:id="52"/>
      <w:r w:rsidR="003E5245" w:rsidRPr="0056570E">
        <w:rPr>
          <w:rFonts w:hint="eastAsia"/>
          <w:shd w:val="pct15" w:color="auto" w:fill="FFFFFF"/>
          <w:rPrChange w:id="53" w:author="sunset" w:date="2018-12-24T09:36:00Z">
            <w:rPr>
              <w:rFonts w:hint="eastAsia"/>
            </w:rPr>
          </w:rPrChange>
        </w:rPr>
        <w:t>经过测试发现将血氧提前</w:t>
      </w:r>
      <w:r w:rsidR="003E5245" w:rsidRPr="0056570E">
        <w:rPr>
          <w:shd w:val="pct15" w:color="auto" w:fill="FFFFFF"/>
          <w:rPrChange w:id="54" w:author="sunset" w:date="2018-12-24T09:36:00Z">
            <w:rPr/>
          </w:rPrChange>
        </w:rPr>
        <w:t>23s钟的时候得到的结果最好</w:t>
      </w:r>
      <w:commentRangeEnd w:id="52"/>
      <w:r w:rsidR="0056570E">
        <w:rPr>
          <w:rStyle w:val="ac"/>
        </w:rPr>
        <w:commentReference w:id="52"/>
      </w:r>
      <w:r w:rsidR="003E5245">
        <w:rPr>
          <w:rFonts w:hint="eastAsia"/>
        </w:rPr>
        <w:t>（</w:t>
      </w:r>
      <w:r>
        <w:fldChar w:fldCharType="begin"/>
      </w:r>
      <w:r>
        <w:instrText xml:space="preserve"> </w:instrText>
      </w:r>
      <w:r>
        <w:rPr>
          <w:rFonts w:hint="eastAsia"/>
        </w:rPr>
        <w:instrText>REF _Ref532982093 \h</w:instrText>
      </w:r>
      <w:r>
        <w:instrText xml:space="preserve"> </w:instrText>
      </w:r>
      <w:r>
        <w:fldChar w:fldCharType="separate"/>
      </w:r>
      <w:r w:rsidR="003D7A16">
        <w:rPr>
          <w:rFonts w:hint="eastAsia"/>
          <w:b/>
          <w:bCs/>
        </w:rPr>
        <w:t>错误!未找到引用源。</w:t>
      </w:r>
      <w:r>
        <w:fldChar w:fldCharType="end"/>
      </w:r>
      <w:r>
        <w:rPr>
          <w:rFonts w:hint="eastAsia"/>
        </w:rPr>
        <w:t>（b）</w:t>
      </w:r>
      <w:r w:rsidR="003E5245">
        <w:rPr>
          <w:rFonts w:hint="eastAsia"/>
        </w:rPr>
        <w:t>）。</w:t>
      </w:r>
    </w:p>
    <w:p w14:paraId="0EC38D23" w14:textId="3FD660DC" w:rsidR="003E5245" w:rsidRDefault="003E5245" w:rsidP="003E5245">
      <w:commentRangeStart w:id="55"/>
      <w:r>
        <w:rPr>
          <w:rFonts w:hint="eastAsia"/>
        </w:rPr>
        <w:t>另一方面经过滤波处理之后的口鼻流量信号会更加近似于正弦信号，这会降低后续特征提取阶段的难度并且提高特征</w:t>
      </w:r>
      <w:r w:rsidR="0053735E">
        <w:rPr>
          <w:rFonts w:hint="eastAsia"/>
        </w:rPr>
        <w:t>对SAHS事件的预测性能</w:t>
      </w:r>
      <w:r>
        <w:rPr>
          <w:rFonts w:hint="eastAsia"/>
        </w:rPr>
        <w:t>。如果不经过滤波处理，这些</w:t>
      </w:r>
      <w:r w:rsidR="00356A24">
        <w:rPr>
          <w:rFonts w:hint="eastAsia"/>
        </w:rPr>
        <w:t>掺杂在原始信号中的外界噪声可能对级联分类器的预测结果造成干扰</w:t>
      </w:r>
      <w:r>
        <w:rPr>
          <w:rFonts w:hint="eastAsia"/>
        </w:rPr>
        <w:t>。作为对比，我们分别将经过主动对齐与滤波处理得到的特征集合与未经过任何处理得到的特征集合输入到级联分类器中进行预测，未经过任何处理的特征集合只能达到8</w:t>
      </w:r>
      <w:r>
        <w:t>5.5</w:t>
      </w:r>
      <w:r>
        <w:rPr>
          <w:rFonts w:hint="eastAsia"/>
        </w:rPr>
        <w:t>%的正确率与6</w:t>
      </w:r>
      <w:r>
        <w:t>7</w:t>
      </w:r>
      <w:r>
        <w:rPr>
          <w:rFonts w:hint="eastAsia"/>
        </w:rPr>
        <w:t>.</w:t>
      </w:r>
      <w:r>
        <w:t>7</w:t>
      </w:r>
      <w:r>
        <w:rPr>
          <w:rFonts w:hint="eastAsia"/>
        </w:rPr>
        <w:t>%的正阳率，而经过主动对齐与滤波处理之后的特征集合可以达到8</w:t>
      </w:r>
      <w:r>
        <w:t>7.8</w:t>
      </w:r>
      <w:r>
        <w:rPr>
          <w:rFonts w:hint="eastAsia"/>
        </w:rPr>
        <w:t>%的正确率与7</w:t>
      </w:r>
      <w:r>
        <w:t>4.8</w:t>
      </w:r>
      <w:r>
        <w:rPr>
          <w:rFonts w:hint="eastAsia"/>
        </w:rPr>
        <w:t>%的正阳率。</w:t>
      </w:r>
      <w:commentRangeEnd w:id="55"/>
      <w:r w:rsidR="0056570E">
        <w:rPr>
          <w:rStyle w:val="ac"/>
        </w:rPr>
        <w:commentReference w:id="55"/>
      </w:r>
    </w:p>
    <w:p w14:paraId="7F0A2A37" w14:textId="752E97CE" w:rsidR="003E5245" w:rsidRDefault="00CF5164" w:rsidP="003E5245">
      <w:r>
        <w:fldChar w:fldCharType="begin"/>
      </w:r>
      <w:r>
        <w:instrText xml:space="preserve"> </w:instrText>
      </w:r>
      <w:r>
        <w:rPr>
          <w:rFonts w:hint="eastAsia"/>
        </w:rPr>
        <w:instrText>REF _Ref532982936 \h</w:instrText>
      </w:r>
      <w:r>
        <w:instrText xml:space="preserve"> </w:instrText>
      </w:r>
      <w:r>
        <w:fldChar w:fldCharType="separate"/>
      </w:r>
      <w:r>
        <w:t xml:space="preserve">表格 </w:t>
      </w:r>
      <w:r>
        <w:rPr>
          <w:noProof/>
        </w:rPr>
        <w:t>3</w:t>
      </w:r>
      <w:r>
        <w:fldChar w:fldCharType="end"/>
      </w:r>
      <w:r w:rsidR="003E5245">
        <w:rPr>
          <w:rFonts w:hint="eastAsia"/>
        </w:rPr>
        <w:t>所示为级联分类器的预测结果与基于多导睡眠图</w:t>
      </w:r>
      <w:r w:rsidR="00163DDE">
        <w:rPr>
          <w:rFonts w:hint="eastAsia"/>
        </w:rPr>
        <w:t>的人工标注结果</w:t>
      </w:r>
      <w:r w:rsidR="003E5245">
        <w:rPr>
          <w:rFonts w:hint="eastAsia"/>
        </w:rPr>
        <w:t>的混淆矩阵。级联分类器达到了</w:t>
      </w:r>
      <w:r w:rsidR="003E5245">
        <w:t>74</w:t>
      </w:r>
      <w:r w:rsidR="003E5245">
        <w:rPr>
          <w:rFonts w:hint="eastAsia"/>
        </w:rPr>
        <w:t>.</w:t>
      </w:r>
      <w:r w:rsidR="003E5245">
        <w:t>8</w:t>
      </w:r>
      <w:r w:rsidR="003E5245">
        <w:rPr>
          <w:rFonts w:hint="eastAsia"/>
        </w:rPr>
        <w:t>%的正阳率与8</w:t>
      </w:r>
      <w:r w:rsidR="003E5245">
        <w:t>9</w:t>
      </w:r>
      <w:r w:rsidR="003E5245">
        <w:rPr>
          <w:rFonts w:hint="eastAsia"/>
        </w:rPr>
        <w:t>.</w:t>
      </w:r>
      <w:r w:rsidR="003E5245">
        <w:t>9</w:t>
      </w:r>
      <w:r w:rsidR="003E5245">
        <w:rPr>
          <w:rFonts w:hint="eastAsia"/>
        </w:rPr>
        <w:t>%的正阴率。需要注意的是级联分类器所犯的假阳性错误要多于假阴性错误数目</w:t>
      </w:r>
      <w:r w:rsidR="00163DDE">
        <w:rPr>
          <w:rFonts w:hint="eastAsia"/>
        </w:rPr>
        <w:t>。这</w:t>
      </w:r>
      <w:r w:rsidR="003E5245">
        <w:rPr>
          <w:rFonts w:hint="eastAsia"/>
        </w:rPr>
        <w:t>其中有</w:t>
      </w:r>
      <w:r w:rsidR="000723DF" w:rsidRPr="000723DF">
        <w:rPr>
          <w:rFonts w:hint="eastAsia"/>
        </w:rPr>
        <w:t>大约10.32%的</w:t>
      </w:r>
      <w:r w:rsidR="003E5245">
        <w:rPr>
          <w:rFonts w:hint="eastAsia"/>
        </w:rPr>
        <w:t>假阳性错误符合2</w:t>
      </w:r>
      <w:r w:rsidR="003E5245">
        <w:t>012</w:t>
      </w:r>
      <w:r w:rsidR="003E5245">
        <w:rPr>
          <w:rFonts w:hint="eastAsia"/>
        </w:rPr>
        <w:t>年AASM</w:t>
      </w:r>
      <w:r w:rsidR="003E5245">
        <w:fldChar w:fldCharType="begin"/>
      </w:r>
      <w:r w:rsidR="00DF2EE1">
        <w:instrText xml:space="preserve"> ADDIN EN.CITE &lt;EndNote&gt;&lt;Cite&gt;&lt;Author&gt;Berry&lt;/Author&gt;&lt;Year&gt;2012&lt;/Year&gt;&lt;RecNum&gt;3&lt;/RecNum&gt;&lt;DisplayText&gt;&lt;style face="superscript"&gt;[17]&lt;/style&gt;&lt;/DisplayText&gt;&lt;record&gt;&lt;rec-number&gt;3&lt;/rec-number&gt;&lt;foreign-keys&gt;&lt;key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3E5245">
        <w:fldChar w:fldCharType="separate"/>
      </w:r>
      <w:r w:rsidR="00DF2EE1" w:rsidRPr="00DF2EE1">
        <w:rPr>
          <w:noProof/>
          <w:vertAlign w:val="superscript"/>
        </w:rPr>
        <w:t>[17]</w:t>
      </w:r>
      <w:r w:rsidR="003E5245">
        <w:fldChar w:fldCharType="end"/>
      </w:r>
      <w:r w:rsidR="003E5245">
        <w:rPr>
          <w:rFonts w:hint="eastAsia"/>
        </w:rPr>
        <w:t>所推荐的睡眠呼吸暂停与低通气事件的定义，应该标注为AH事件，但是原始数据库中的人工标注并没有对这些事件进行标注（</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3D7A16">
        <w:t xml:space="preserve">图 </w:t>
      </w:r>
      <w:r w:rsidR="003D7A16">
        <w:rPr>
          <w:noProof/>
        </w:rPr>
        <w:t>7</w:t>
      </w:r>
      <w:r w:rsidR="00835B5A">
        <w:fldChar w:fldCharType="end"/>
      </w:r>
      <w:r w:rsidR="003E5245">
        <w:rPr>
          <w:rFonts w:hint="eastAsia"/>
        </w:rPr>
        <w:t>（a））。</w:t>
      </w:r>
      <w:r w:rsidR="003E5245" w:rsidRPr="00DD5B1E">
        <w:rPr>
          <w:rFonts w:hint="eastAsia"/>
          <w:highlight w:val="yellow"/>
        </w:rPr>
        <w:t>另一部分</w:t>
      </w:r>
      <w:r w:rsidR="003E5245">
        <w:rPr>
          <w:rFonts w:hint="eastAsia"/>
        </w:rPr>
        <w:t>假阳性错误主要出现在阳性数据片段与阴性数据片段的边界处。</w:t>
      </w:r>
      <w:r w:rsidR="00954351">
        <w:rPr>
          <w:rFonts w:hint="eastAsia"/>
        </w:rPr>
        <w:t>而假阴性错误中大约</w:t>
      </w:r>
      <w:r w:rsidR="00845ED6">
        <w:rPr>
          <w:rFonts w:hint="eastAsia"/>
        </w:rPr>
        <w:t>85.24%的</w:t>
      </w:r>
      <w:r w:rsidR="00954351" w:rsidRPr="00954351">
        <w:rPr>
          <w:rFonts w:hint="eastAsia"/>
          <w:highlight w:val="yellow"/>
        </w:rPr>
        <w:t>数据</w:t>
      </w:r>
      <w:r w:rsidR="00845ED6">
        <w:rPr>
          <w:rFonts w:hint="eastAsia"/>
          <w:highlight w:val="yellow"/>
        </w:rPr>
        <w:t>片段</w:t>
      </w:r>
      <w:r w:rsidR="003E5245">
        <w:rPr>
          <w:rFonts w:hint="eastAsia"/>
        </w:rPr>
        <w:t>并没有达到2</w:t>
      </w:r>
      <w:r w:rsidR="003E5245">
        <w:t>012年</w:t>
      </w:r>
      <w:r w:rsidR="003E5245">
        <w:rPr>
          <w:rFonts w:hint="eastAsia"/>
        </w:rPr>
        <w:t>AASM</w:t>
      </w:r>
      <w:r w:rsidR="003E5245">
        <w:lastRenderedPageBreak/>
        <w:t>所</w:t>
      </w:r>
      <w:r w:rsidR="003E5245">
        <w:rPr>
          <w:rFonts w:hint="eastAsia"/>
        </w:rPr>
        <w:t>推荐的事件定义（</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3D7A16">
        <w:t xml:space="preserve">图 </w:t>
      </w:r>
      <w:r w:rsidR="003D7A16">
        <w:rPr>
          <w:noProof/>
        </w:rPr>
        <w:t>7</w:t>
      </w:r>
      <w:r w:rsidR="00835B5A">
        <w:fldChar w:fldCharType="end"/>
      </w:r>
      <w:r w:rsidR="003E5245">
        <w:rPr>
          <w:rFonts w:hint="eastAsia"/>
        </w:rPr>
        <w:t>（b））</w:t>
      </w:r>
      <w:r w:rsidR="00954351">
        <w:rPr>
          <w:rFonts w:hint="eastAsia"/>
        </w:rPr>
        <w:t>。</w:t>
      </w:r>
    </w:p>
    <w:p w14:paraId="44026A27" w14:textId="46863A58" w:rsidR="003E5245" w:rsidRDefault="00F20FB8" w:rsidP="003E5245">
      <w:r>
        <w:rPr>
          <w:noProof/>
        </w:rPr>
        <mc:AlternateContent>
          <mc:Choice Requires="wps">
            <w:drawing>
              <wp:anchor distT="0" distB="0" distL="114300" distR="114300" simplePos="0" relativeHeight="251612160" behindDoc="0" locked="0" layoutInCell="1" allowOverlap="1" wp14:anchorId="243D9108" wp14:editId="3AE022D5">
                <wp:simplePos x="0" y="0"/>
                <wp:positionH relativeFrom="column">
                  <wp:posOffset>3810</wp:posOffset>
                </wp:positionH>
                <wp:positionV relativeFrom="paragraph">
                  <wp:posOffset>2848610</wp:posOffset>
                </wp:positionV>
                <wp:extent cx="560197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48F8E665" w14:textId="1FA67030" w:rsidR="00767999" w:rsidRDefault="00767999" w:rsidP="003E5245">
                            <w:pPr>
                              <w:pStyle w:val="a3"/>
                              <w:rPr>
                                <w:noProof/>
                              </w:rPr>
                            </w:pPr>
                            <w:bookmarkStart w:id="56" w:name="_Ref532982787"/>
                            <w:r>
                              <w:t>图</w:t>
                            </w:r>
                            <w:r>
                              <w:t xml:space="preserve"> </w:t>
                            </w:r>
                            <w:r>
                              <w:fldChar w:fldCharType="begin"/>
                            </w:r>
                            <w:r>
                              <w:instrText xml:space="preserve"> SEQ </w:instrText>
                            </w:r>
                            <w:r>
                              <w:instrText>图</w:instrText>
                            </w:r>
                            <w:r>
                              <w:instrText xml:space="preserve"> \* ARABIC </w:instrText>
                            </w:r>
                            <w:r>
                              <w:fldChar w:fldCharType="separate"/>
                            </w:r>
                            <w:r w:rsidR="00D53521">
                              <w:rPr>
                                <w:noProof/>
                              </w:rPr>
                              <w:t>7</w:t>
                            </w:r>
                            <w:r>
                              <w:fldChar w:fldCharType="end"/>
                            </w:r>
                            <w:bookmarkEnd w:id="56"/>
                            <w:r>
                              <w:rPr>
                                <w:rFonts w:hint="eastAsia"/>
                              </w:rPr>
                              <w:t>.</w:t>
                            </w:r>
                            <w:r>
                              <w:t xml:space="preserve"> </w:t>
                            </w:r>
                            <w:r>
                              <w:rPr>
                                <w:rFonts w:hint="eastAsia"/>
                              </w:rPr>
                              <w:t>（</w:t>
                            </w:r>
                            <w:r>
                              <w:rPr>
                                <w:rFonts w:hint="eastAsia"/>
                              </w:rPr>
                              <w:t>a</w:t>
                            </w:r>
                            <w:r>
                              <w:rPr>
                                <w:rFonts w:hint="eastAsia"/>
                              </w:rPr>
                              <w:t>）为级联分类器预测结果中的假阳性错误；（</w:t>
                            </w:r>
                            <w:r>
                              <w:rPr>
                                <w:rFonts w:hint="eastAsia"/>
                              </w:rPr>
                              <w:t>b</w:t>
                            </w:r>
                            <w:r>
                              <w:rPr>
                                <w:rFonts w:hint="eastAsia"/>
                              </w:rPr>
                              <w:t>）为级联分类器预测结果中的假阴性错误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3D9108" id="文本框 67" o:spid="_x0000_s1071" type="#_x0000_t202" style="position:absolute;left:0;text-align:left;margin-left:.3pt;margin-top:224.3pt;width:441.1pt;height:.0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JwOQAIAAGgEAAAOAAAAZHJzL2Uyb0RvYy54bWysVMGO0zAQvSPxD5bvNG3RdiF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" stroked="f">
                <v:textbox style="mso-fit-shape-to-text:t" inset="0,0,0,0">
                  <w:txbxContent>
                    <w:p w14:paraId="48F8E665" w14:textId="1FA67030" w:rsidR="00767999" w:rsidRDefault="00767999" w:rsidP="003E5245">
                      <w:pPr>
                        <w:pStyle w:val="a3"/>
                        <w:rPr>
                          <w:noProof/>
                        </w:rPr>
                      </w:pPr>
                      <w:bookmarkStart w:id="57" w:name="_Ref532982787"/>
                      <w:r>
                        <w:t>图</w:t>
                      </w:r>
                      <w:r>
                        <w:t xml:space="preserve"> </w:t>
                      </w:r>
                      <w:r>
                        <w:fldChar w:fldCharType="begin"/>
                      </w:r>
                      <w:r>
                        <w:instrText xml:space="preserve"> SEQ </w:instrText>
                      </w:r>
                      <w:r>
                        <w:instrText>图</w:instrText>
                      </w:r>
                      <w:r>
                        <w:instrText xml:space="preserve"> \* ARABIC </w:instrText>
                      </w:r>
                      <w:r>
                        <w:fldChar w:fldCharType="separate"/>
                      </w:r>
                      <w:r w:rsidR="00D53521">
                        <w:rPr>
                          <w:noProof/>
                        </w:rPr>
                        <w:t>7</w:t>
                      </w:r>
                      <w:r>
                        <w:fldChar w:fldCharType="end"/>
                      </w:r>
                      <w:bookmarkEnd w:id="57"/>
                      <w:r>
                        <w:rPr>
                          <w:rFonts w:hint="eastAsia"/>
                        </w:rPr>
                        <w:t>.</w:t>
                      </w:r>
                      <w:r>
                        <w:t xml:space="preserve"> </w:t>
                      </w:r>
                      <w:r>
                        <w:rPr>
                          <w:rFonts w:hint="eastAsia"/>
                        </w:rPr>
                        <w:t>（</w:t>
                      </w:r>
                      <w:r>
                        <w:rPr>
                          <w:rFonts w:hint="eastAsia"/>
                        </w:rPr>
                        <w:t>a</w:t>
                      </w:r>
                      <w:r>
                        <w:rPr>
                          <w:rFonts w:hint="eastAsia"/>
                        </w:rPr>
                        <w:t>）为级联分类器预测结果中的假阳性错误；（</w:t>
                      </w:r>
                      <w:r>
                        <w:rPr>
                          <w:rFonts w:hint="eastAsia"/>
                        </w:rPr>
                        <w:t>b</w:t>
                      </w:r>
                      <w:r>
                        <w:rPr>
                          <w:rFonts w:hint="eastAsia"/>
                        </w:rPr>
                        <w:t>）为级联分类器预测结果中的假阴性错误</w:t>
                      </w:r>
                    </w:p>
                  </w:txbxContent>
                </v:textbox>
                <w10:wrap type="topAndBottom"/>
              </v:shape>
            </w:pict>
          </mc:Fallback>
        </mc:AlternateContent>
      </w:r>
      <w:r>
        <w:rPr>
          <w:noProof/>
        </w:rPr>
        <mc:AlternateContent>
          <mc:Choice Requires="wpg">
            <w:drawing>
              <wp:anchor distT="0" distB="0" distL="114300" distR="114300" simplePos="0" relativeHeight="251726848" behindDoc="0" locked="0" layoutInCell="1" allowOverlap="1" wp14:anchorId="5C25F530" wp14:editId="43A50C56">
                <wp:simplePos x="0" y="0"/>
                <wp:positionH relativeFrom="column">
                  <wp:posOffset>-424165</wp:posOffset>
                </wp:positionH>
                <wp:positionV relativeFrom="paragraph">
                  <wp:posOffset>132139</wp:posOffset>
                </wp:positionV>
                <wp:extent cx="5697154" cy="2589662"/>
                <wp:effectExtent l="0" t="0" r="0" b="1270"/>
                <wp:wrapTopAndBottom/>
                <wp:docPr id="46" name="组合 46"/>
                <wp:cNvGraphicFramePr/>
                <a:graphic xmlns:a="http://schemas.openxmlformats.org/drawingml/2006/main">
                  <a:graphicData uri="http://schemas.microsoft.com/office/word/2010/wordprocessingGroup">
                    <wpg:wgp>
                      <wpg:cNvGrpSpPr/>
                      <wpg:grpSpPr>
                        <a:xfrm>
                          <a:off x="0" y="0"/>
                          <a:ext cx="5697154" cy="2589662"/>
                          <a:chOff x="0" y="0"/>
                          <a:chExt cx="5697154" cy="2589662"/>
                        </a:xfrm>
                      </wpg:grpSpPr>
                      <pic:pic xmlns:pic="http://schemas.openxmlformats.org/drawingml/2006/picture">
                        <pic:nvPicPr>
                          <pic:cNvPr id="42" name="图片 4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422844" y="68712"/>
                            <a:ext cx="5274310" cy="2520950"/>
                          </a:xfrm>
                          <a:prstGeom prst="rect">
                            <a:avLst/>
                          </a:prstGeom>
                        </pic:spPr>
                      </pic:pic>
                      <wps:wsp>
                        <wps:cNvPr id="43" name="文本框 43"/>
                        <wps:cNvSpPr txBox="1"/>
                        <wps:spPr>
                          <a:xfrm>
                            <a:off x="0" y="0"/>
                            <a:ext cx="517525" cy="380365"/>
                          </a:xfrm>
                          <a:prstGeom prst="rect">
                            <a:avLst/>
                          </a:prstGeom>
                          <a:noFill/>
                          <a:ln w="6350">
                            <a:noFill/>
                          </a:ln>
                        </wps:spPr>
                        <wps:txbx>
                          <w:txbxContent>
                            <w:p w14:paraId="715DE48F" w14:textId="2F285F85" w:rsidR="00F20FB8" w:rsidRDefault="00F20FB8">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45"/>
                        <wps:cNvSpPr txBox="1"/>
                        <wps:spPr>
                          <a:xfrm>
                            <a:off x="0" y="1326673"/>
                            <a:ext cx="517525" cy="380365"/>
                          </a:xfrm>
                          <a:prstGeom prst="rect">
                            <a:avLst/>
                          </a:prstGeom>
                          <a:noFill/>
                          <a:ln w="6350">
                            <a:noFill/>
                          </a:ln>
                        </wps:spPr>
                        <wps:txbx>
                          <w:txbxContent>
                            <w:p w14:paraId="50E6854A" w14:textId="2E725750" w:rsidR="00F20FB8" w:rsidRDefault="00F20FB8" w:rsidP="00F20FB8">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25F530" id="组合 46" o:spid="_x0000_s1072" style="position:absolute;left:0;text-align:left;margin-left:-33.4pt;margin-top:10.4pt;width:448.6pt;height:203.9pt;z-index:251726848" coordsize="56971,25896"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">
                <v:shape id="图片 42" o:spid="_x0000_s1073" type="#_x0000_t75" style="position:absolute;left:4228;top:687;width:52743;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">
                  <v:imagedata r:id="rId27" o:title=""/>
                </v:shape>
                <v:shape id="文本框 43" o:spid="_x0000_s1074"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715DE48F" w14:textId="2F285F85" w:rsidR="00F20FB8" w:rsidRDefault="00F20FB8">
                        <w:r>
                          <w:rPr>
                            <w:rFonts w:hint="eastAsia"/>
                          </w:rPr>
                          <w:t>（a）</w:t>
                        </w:r>
                      </w:p>
                    </w:txbxContent>
                  </v:textbox>
                </v:shape>
                <v:shape id="文本框 45" o:spid="_x0000_s1075" type="#_x0000_t202" style="position:absolute;top:13266;width:5175;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50E6854A" w14:textId="2E725750" w:rsidR="00F20FB8" w:rsidRDefault="00F20FB8" w:rsidP="00F20FB8">
                        <w:r>
                          <w:rPr>
                            <w:rFonts w:hint="eastAsia"/>
                          </w:rPr>
                          <w:t>（</w:t>
                        </w:r>
                        <w:r>
                          <w:t>b</w:t>
                        </w:r>
                        <w:r>
                          <w:rPr>
                            <w:rFonts w:hint="eastAsia"/>
                          </w:rPr>
                          <w:t>）</w:t>
                        </w:r>
                      </w:p>
                    </w:txbxContent>
                  </v:textbox>
                </v:shape>
                <w10:wrap type="topAndBottom"/>
              </v:group>
            </w:pict>
          </mc:Fallback>
        </mc:AlternateContent>
      </w:r>
    </w:p>
    <w:p w14:paraId="2BAF42D8" w14:textId="4987BADE" w:rsidR="003E5245" w:rsidRDefault="00CF5164" w:rsidP="003E5245">
      <w:r>
        <w:fldChar w:fldCharType="begin"/>
      </w:r>
      <w:r>
        <w:instrText xml:space="preserve"> </w:instrText>
      </w:r>
      <w:r>
        <w:rPr>
          <w:rFonts w:hint="eastAsia"/>
        </w:rPr>
        <w:instrText>REF _Ref532983007 \h</w:instrText>
      </w:r>
      <w:r>
        <w:instrText xml:space="preserve"> </w:instrText>
      </w:r>
      <w:r>
        <w:fldChar w:fldCharType="separate"/>
      </w:r>
      <w:r>
        <w:t xml:space="preserve">表格 </w:t>
      </w:r>
      <w:r>
        <w:rPr>
          <w:noProof/>
        </w:rPr>
        <w:t>6</w:t>
      </w:r>
      <w:r>
        <w:fldChar w:fldCharType="end"/>
      </w:r>
      <w:r w:rsidR="003E5245">
        <w:rPr>
          <w:rFonts w:hint="eastAsia"/>
        </w:rPr>
        <w:t>所示为级联分类器估计AHI与人工标注</w:t>
      </w:r>
      <w:r>
        <w:rPr>
          <w:rFonts w:hint="eastAsia"/>
        </w:rPr>
        <w:t>AHI</w:t>
      </w:r>
      <w:r w:rsidR="003E5245">
        <w:rPr>
          <w:rFonts w:hint="eastAsia"/>
        </w:rPr>
        <w:t>的对比，因为级联分类器更倾向于犯假阳性错误，所以预测出的AHI指数通常高于人工标注的AHI指数。但是如</w:t>
      </w:r>
      <w:r>
        <w:fldChar w:fldCharType="begin"/>
      </w:r>
      <w:r>
        <w:instrText xml:space="preserve"> </w:instrText>
      </w:r>
      <w:r>
        <w:rPr>
          <w:rFonts w:hint="eastAsia"/>
        </w:rPr>
        <w:instrText>REF _Ref532982958 \h</w:instrText>
      </w:r>
      <w:r>
        <w:instrText xml:space="preserve"> </w:instrText>
      </w:r>
      <w:r>
        <w:fldChar w:fldCharType="separate"/>
      </w:r>
      <w:r>
        <w:t xml:space="preserve">表格 </w:t>
      </w:r>
      <w:r>
        <w:rPr>
          <w:noProof/>
        </w:rPr>
        <w:t>5</w:t>
      </w:r>
      <w:r>
        <w:fldChar w:fldCharType="end"/>
      </w:r>
      <w:r w:rsidR="003E5245">
        <w:rPr>
          <w:rFonts w:hint="eastAsia"/>
        </w:rPr>
        <w:t>所示，这些错误并不会影响最终对于SAHS严重程度的判断。级联分类器对于SAHS严重程度的诊断结果的平均KAPPA系数达到0</w:t>
      </w:r>
      <w:r w:rsidR="003E5245">
        <w:t>.83</w:t>
      </w:r>
      <w:r w:rsidR="003E5245">
        <w:rPr>
          <w:rFonts w:hint="eastAsia"/>
        </w:rPr>
        <w:t>，意味着该种方法可以</w:t>
      </w:r>
      <w:r w:rsidR="00954351">
        <w:rPr>
          <w:rFonts w:hint="eastAsia"/>
        </w:rPr>
        <w:t>作为</w:t>
      </w:r>
      <w:r w:rsidR="003E5245">
        <w:rPr>
          <w:rFonts w:hint="eastAsia"/>
        </w:rPr>
        <w:t>筛查SAHS严重程度</w:t>
      </w:r>
      <w:r w:rsidR="00954351">
        <w:rPr>
          <w:rFonts w:hint="eastAsia"/>
        </w:rPr>
        <w:t>的有力工具</w:t>
      </w:r>
      <w:r w:rsidR="003E5245">
        <w:rPr>
          <w:rFonts w:hint="eastAsia"/>
        </w:rPr>
        <w:t>。</w:t>
      </w:r>
    </w:p>
    <w:p w14:paraId="7DA428CA" w14:textId="2914CC30" w:rsidR="003E5245" w:rsidRDefault="003E5245" w:rsidP="003E5245">
      <w:pPr>
        <w:pStyle w:val="a3"/>
        <w:keepNext/>
        <w:jc w:val="center"/>
      </w:pPr>
      <w:bookmarkStart w:id="58" w:name="_Ref532983007"/>
      <w:r>
        <w:t>表格</w:t>
      </w:r>
      <w:r>
        <w:t xml:space="preserve"> </w:t>
      </w:r>
      <w:r>
        <w:fldChar w:fldCharType="begin"/>
      </w:r>
      <w:r>
        <w:instrText xml:space="preserve"> SEQ </w:instrText>
      </w:r>
      <w:r>
        <w:instrText>表格</w:instrText>
      </w:r>
      <w:r>
        <w:instrText xml:space="preserve"> \* ARABIC </w:instrText>
      </w:r>
      <w:r>
        <w:fldChar w:fldCharType="separate"/>
      </w:r>
      <w:r w:rsidR="009265E3">
        <w:rPr>
          <w:noProof/>
        </w:rPr>
        <w:t>5</w:t>
      </w:r>
      <w:r>
        <w:fldChar w:fldCharType="end"/>
      </w:r>
      <w:bookmarkEnd w:id="58"/>
      <w:r>
        <w:rPr>
          <w:rFonts w:hint="eastAsia"/>
        </w:rPr>
        <w:t>.</w:t>
      </w:r>
      <w:r>
        <w:t xml:space="preserve"> </w:t>
      </w:r>
      <w:r>
        <w:rPr>
          <w:rFonts w:hint="eastAsia"/>
        </w:rPr>
        <w:t>级联分类器模型估计的</w:t>
      </w:r>
      <w:r>
        <w:rPr>
          <w:rFonts w:hint="eastAsia"/>
        </w:rPr>
        <w:t>AHI</w:t>
      </w:r>
      <w:r>
        <w:rPr>
          <w:rFonts w:hint="eastAsia"/>
        </w:rPr>
        <w:t>与数据库人工标注</w:t>
      </w:r>
      <w:r>
        <w:rPr>
          <w:rFonts w:hint="eastAsia"/>
        </w:rPr>
        <w:t>AHI</w:t>
      </w:r>
      <w:r>
        <w:rPr>
          <w:rFonts w:hint="eastAsia"/>
        </w:rPr>
        <w:t>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19"/>
        <w:gridCol w:w="1271"/>
        <w:gridCol w:w="1271"/>
        <w:gridCol w:w="1155"/>
        <w:gridCol w:w="1155"/>
      </w:tblGrid>
      <w:tr w:rsidR="003E5245" w:rsidRPr="00CF253E" w14:paraId="417ABC39" w14:textId="77777777" w:rsidTr="00DF2EE1">
        <w:trPr>
          <w:trHeight w:val="285"/>
          <w:jc w:val="center"/>
        </w:trPr>
        <w:tc>
          <w:tcPr>
            <w:tcW w:w="0" w:type="auto"/>
            <w:vMerge w:val="restart"/>
            <w:shd w:val="clear" w:color="auto" w:fill="auto"/>
            <w:noWrap/>
            <w:vAlign w:val="center"/>
            <w:hideMark/>
          </w:tcPr>
          <w:p w14:paraId="1DBDC2CC" w14:textId="7DE62978" w:rsidR="003E5245" w:rsidRPr="00CF253E" w:rsidRDefault="003E5245" w:rsidP="00DF2EE1">
            <w:pPr>
              <w:widowControl/>
              <w:jc w:val="center"/>
              <w:rPr>
                <w:rFonts w:eastAsiaTheme="minorHAnsi" w:cs="宋体"/>
                <w:color w:val="000000"/>
                <w:kern w:val="0"/>
                <w:sz w:val="22"/>
              </w:rPr>
            </w:pPr>
            <w:r w:rsidRPr="00CF253E">
              <w:rPr>
                <w:rFonts w:eastAsiaTheme="minorHAnsi" w:cs="宋体" w:hint="eastAsia"/>
                <w:color w:val="000000"/>
                <w:kern w:val="0"/>
                <w:sz w:val="22"/>
              </w:rPr>
              <w:t>Group</w:t>
            </w:r>
          </w:p>
        </w:tc>
        <w:tc>
          <w:tcPr>
            <w:tcW w:w="0" w:type="auto"/>
            <w:gridSpan w:val="2"/>
            <w:shd w:val="clear" w:color="auto" w:fill="auto"/>
            <w:noWrap/>
            <w:vAlign w:val="bottom"/>
            <w:hideMark/>
          </w:tcPr>
          <w:p w14:paraId="13E6D7DD" w14:textId="77777777" w:rsidR="003E5245" w:rsidRPr="00CF253E" w:rsidRDefault="003E5245" w:rsidP="00DF2EE1">
            <w:pPr>
              <w:widowControl/>
              <w:jc w:val="center"/>
              <w:rPr>
                <w:rFonts w:eastAsiaTheme="minorHAnsi" w:cs="宋体"/>
                <w:color w:val="000000"/>
                <w:kern w:val="0"/>
                <w:sz w:val="22"/>
              </w:rPr>
            </w:pPr>
            <w:r w:rsidRPr="00CF253E">
              <w:rPr>
                <w:rFonts w:eastAsiaTheme="minorHAnsi" w:cs="宋体" w:hint="eastAsia"/>
                <w:color w:val="000000"/>
                <w:kern w:val="0"/>
                <w:sz w:val="22"/>
              </w:rPr>
              <w:t>No. of AH events</w:t>
            </w:r>
          </w:p>
        </w:tc>
        <w:tc>
          <w:tcPr>
            <w:tcW w:w="0" w:type="auto"/>
            <w:gridSpan w:val="2"/>
            <w:shd w:val="clear" w:color="auto" w:fill="auto"/>
            <w:noWrap/>
            <w:vAlign w:val="bottom"/>
            <w:hideMark/>
          </w:tcPr>
          <w:p w14:paraId="19F40544" w14:textId="77777777" w:rsidR="003E5245" w:rsidRPr="00CF253E" w:rsidRDefault="003E5245" w:rsidP="00DF2EE1">
            <w:pPr>
              <w:widowControl/>
              <w:jc w:val="center"/>
              <w:rPr>
                <w:rFonts w:eastAsiaTheme="minorHAnsi" w:cs="宋体"/>
                <w:color w:val="000000"/>
                <w:kern w:val="0"/>
                <w:sz w:val="22"/>
              </w:rPr>
            </w:pPr>
            <w:r w:rsidRPr="00CF253E">
              <w:rPr>
                <w:rFonts w:eastAsiaTheme="minorHAnsi" w:cs="宋体" w:hint="eastAsia"/>
                <w:color w:val="000000"/>
                <w:kern w:val="0"/>
                <w:sz w:val="22"/>
              </w:rPr>
              <w:t>AHI(events/h)</w:t>
            </w:r>
          </w:p>
        </w:tc>
      </w:tr>
      <w:tr w:rsidR="003E5245" w:rsidRPr="00CF253E" w14:paraId="3E88A842" w14:textId="77777777" w:rsidTr="00DF2EE1">
        <w:trPr>
          <w:trHeight w:val="285"/>
          <w:jc w:val="center"/>
        </w:trPr>
        <w:tc>
          <w:tcPr>
            <w:tcW w:w="0" w:type="auto"/>
            <w:vMerge/>
            <w:vAlign w:val="center"/>
            <w:hideMark/>
          </w:tcPr>
          <w:p w14:paraId="1C93AB3B" w14:textId="77777777" w:rsidR="003E5245" w:rsidRPr="00CF253E" w:rsidRDefault="003E5245" w:rsidP="00DF2EE1">
            <w:pPr>
              <w:widowControl/>
              <w:jc w:val="left"/>
              <w:rPr>
                <w:rFonts w:eastAsiaTheme="minorHAnsi" w:cs="宋体"/>
                <w:color w:val="000000"/>
                <w:kern w:val="0"/>
                <w:sz w:val="22"/>
              </w:rPr>
            </w:pPr>
          </w:p>
        </w:tc>
        <w:tc>
          <w:tcPr>
            <w:tcW w:w="0" w:type="auto"/>
            <w:shd w:val="clear" w:color="auto" w:fill="auto"/>
            <w:noWrap/>
            <w:vAlign w:val="bottom"/>
            <w:hideMark/>
          </w:tcPr>
          <w:p w14:paraId="681CA5B6"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 xml:space="preserve">Reference </w:t>
            </w:r>
          </w:p>
        </w:tc>
        <w:tc>
          <w:tcPr>
            <w:tcW w:w="0" w:type="auto"/>
            <w:shd w:val="clear" w:color="auto" w:fill="auto"/>
            <w:noWrap/>
            <w:vAlign w:val="bottom"/>
            <w:hideMark/>
          </w:tcPr>
          <w:p w14:paraId="2E0E288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Estimated</w:t>
            </w:r>
          </w:p>
        </w:tc>
        <w:tc>
          <w:tcPr>
            <w:tcW w:w="0" w:type="auto"/>
            <w:shd w:val="clear" w:color="auto" w:fill="auto"/>
            <w:noWrap/>
            <w:vAlign w:val="bottom"/>
            <w:hideMark/>
          </w:tcPr>
          <w:p w14:paraId="7036CFE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Reference</w:t>
            </w:r>
          </w:p>
        </w:tc>
        <w:tc>
          <w:tcPr>
            <w:tcW w:w="0" w:type="auto"/>
            <w:shd w:val="clear" w:color="auto" w:fill="auto"/>
            <w:noWrap/>
            <w:vAlign w:val="bottom"/>
            <w:hideMark/>
          </w:tcPr>
          <w:p w14:paraId="01D409CD"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Estimated</w:t>
            </w:r>
          </w:p>
        </w:tc>
      </w:tr>
      <w:tr w:rsidR="003E5245" w:rsidRPr="00CF253E" w14:paraId="16ABF458" w14:textId="77777777" w:rsidTr="00DF2EE1">
        <w:trPr>
          <w:trHeight w:val="285"/>
          <w:jc w:val="center"/>
        </w:trPr>
        <w:tc>
          <w:tcPr>
            <w:tcW w:w="0" w:type="auto"/>
            <w:shd w:val="clear" w:color="auto" w:fill="auto"/>
            <w:noWrap/>
            <w:vAlign w:val="bottom"/>
            <w:hideMark/>
          </w:tcPr>
          <w:p w14:paraId="1BABBAF5"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Non-SAHS</w:t>
            </w:r>
          </w:p>
        </w:tc>
        <w:tc>
          <w:tcPr>
            <w:tcW w:w="0" w:type="auto"/>
            <w:shd w:val="clear" w:color="auto" w:fill="auto"/>
            <w:noWrap/>
            <w:vAlign w:val="bottom"/>
            <w:hideMark/>
          </w:tcPr>
          <w:p w14:paraId="262FFE5B" w14:textId="26645FDA" w:rsidR="003E5245" w:rsidRPr="00CF253E" w:rsidRDefault="006B78D8" w:rsidP="00DF2EE1">
            <w:pPr>
              <w:widowControl/>
              <w:jc w:val="left"/>
              <w:rPr>
                <w:rFonts w:eastAsiaTheme="minorHAnsi" w:cs="宋体"/>
                <w:color w:val="000000"/>
                <w:kern w:val="0"/>
                <w:sz w:val="22"/>
              </w:rPr>
            </w:pPr>
            <w:r w:rsidRPr="00CF253E">
              <w:rPr>
                <w:rFonts w:eastAsiaTheme="minorHAnsi" w:cs="宋体" w:hint="eastAsia"/>
                <w:color w:val="000000"/>
                <w:kern w:val="0"/>
                <w:sz w:val="22"/>
              </w:rPr>
              <w:t>2</w:t>
            </w:r>
            <w:r w:rsidRPr="00CF253E">
              <w:rPr>
                <w:rFonts w:eastAsiaTheme="minorHAnsi" w:cs="宋体"/>
                <w:color w:val="000000"/>
                <w:kern w:val="0"/>
                <w:sz w:val="22"/>
              </w:rPr>
              <w:t>1.0</w:t>
            </w:r>
            <w:r w:rsidRPr="00CF253E">
              <w:rPr>
                <w:rFonts w:eastAsiaTheme="minorHAnsi" w:cs="宋体" w:hint="eastAsia"/>
                <w:color w:val="000000"/>
                <w:kern w:val="0"/>
                <w:sz w:val="22"/>
              </w:rPr>
              <w:t>±</w:t>
            </w:r>
            <w:r w:rsidRPr="00CF253E">
              <w:rPr>
                <w:rFonts w:eastAsiaTheme="minorHAnsi" w:cs="宋体"/>
                <w:color w:val="000000"/>
                <w:kern w:val="0"/>
                <w:sz w:val="22"/>
              </w:rPr>
              <w:t>7.1</w:t>
            </w:r>
          </w:p>
        </w:tc>
        <w:tc>
          <w:tcPr>
            <w:tcW w:w="0" w:type="auto"/>
            <w:shd w:val="clear" w:color="auto" w:fill="auto"/>
            <w:noWrap/>
            <w:vAlign w:val="bottom"/>
            <w:hideMark/>
          </w:tcPr>
          <w:p w14:paraId="1A3DA920" w14:textId="6D8ADCD2" w:rsidR="003E5245" w:rsidRPr="00CF253E" w:rsidRDefault="00CF253E" w:rsidP="00DF2EE1">
            <w:pPr>
              <w:widowControl/>
              <w:jc w:val="left"/>
              <w:rPr>
                <w:rFonts w:eastAsiaTheme="minorHAnsi" w:cs="Times New Roman" w:hint="eastAsia"/>
                <w:kern w:val="0"/>
                <w:sz w:val="22"/>
              </w:rPr>
            </w:pPr>
            <w:r w:rsidRPr="00CF253E">
              <w:rPr>
                <w:rFonts w:eastAsiaTheme="minorHAnsi" w:cs="Times New Roman" w:hint="eastAsia"/>
                <w:kern w:val="0"/>
                <w:sz w:val="22"/>
              </w:rPr>
              <w:t>1</w:t>
            </w:r>
            <w:r w:rsidRPr="00CF253E">
              <w:rPr>
                <w:rFonts w:eastAsiaTheme="minorHAnsi" w:cs="Times New Roman"/>
                <w:kern w:val="0"/>
                <w:sz w:val="22"/>
              </w:rPr>
              <w:t>3.5</w:t>
            </w:r>
            <w:r w:rsidRPr="00CF253E">
              <w:rPr>
                <w:rFonts w:eastAsiaTheme="minorHAnsi" w:cs="Times New Roman" w:hint="eastAsia"/>
                <w:kern w:val="0"/>
                <w:sz w:val="22"/>
              </w:rPr>
              <w:t>±1</w:t>
            </w:r>
            <w:r w:rsidRPr="00CF253E">
              <w:rPr>
                <w:rFonts w:eastAsiaTheme="minorHAnsi" w:cs="Times New Roman"/>
                <w:kern w:val="0"/>
                <w:sz w:val="22"/>
              </w:rPr>
              <w:t>6.3</w:t>
            </w:r>
          </w:p>
        </w:tc>
        <w:tc>
          <w:tcPr>
            <w:tcW w:w="0" w:type="auto"/>
            <w:shd w:val="clear" w:color="auto" w:fill="auto"/>
            <w:noWrap/>
            <w:vAlign w:val="bottom"/>
            <w:hideMark/>
          </w:tcPr>
          <w:p w14:paraId="4A8DEFB7" w14:textId="5F0DE7E1" w:rsidR="003E5245" w:rsidRPr="00CF253E" w:rsidRDefault="00CF253E" w:rsidP="00DF2EE1">
            <w:pPr>
              <w:widowControl/>
              <w:jc w:val="left"/>
              <w:rPr>
                <w:rFonts w:eastAsiaTheme="minorHAnsi" w:cs="Times New Roman" w:hint="eastAsia"/>
                <w:kern w:val="0"/>
                <w:sz w:val="22"/>
              </w:rPr>
            </w:pPr>
            <w:r w:rsidRPr="00CF253E">
              <w:rPr>
                <w:rFonts w:eastAsiaTheme="minorHAnsi" w:cs="Times New Roman" w:hint="eastAsia"/>
                <w:kern w:val="0"/>
                <w:sz w:val="22"/>
              </w:rPr>
              <w:t>4</w:t>
            </w:r>
            <w:r w:rsidRPr="00CF253E">
              <w:rPr>
                <w:rFonts w:eastAsiaTheme="minorHAnsi" w:cs="Times New Roman"/>
                <w:kern w:val="0"/>
                <w:sz w:val="22"/>
              </w:rPr>
              <w:t>.1</w:t>
            </w:r>
            <w:r w:rsidRPr="00CF253E">
              <w:rPr>
                <w:rFonts w:eastAsiaTheme="minorHAnsi" w:cs="Times New Roman" w:hint="eastAsia"/>
                <w:kern w:val="0"/>
                <w:sz w:val="22"/>
              </w:rPr>
              <w:t>±</w:t>
            </w:r>
            <w:r w:rsidRPr="00CF253E">
              <w:rPr>
                <w:rFonts w:eastAsiaTheme="minorHAnsi" w:cs="Times New Roman" w:hint="eastAsia"/>
                <w:kern w:val="0"/>
                <w:sz w:val="22"/>
              </w:rPr>
              <w:t>1</w:t>
            </w:r>
            <w:r w:rsidRPr="00CF253E">
              <w:rPr>
                <w:rFonts w:eastAsiaTheme="minorHAnsi" w:cs="Times New Roman"/>
                <w:kern w:val="0"/>
                <w:sz w:val="22"/>
              </w:rPr>
              <w:t>.3</w:t>
            </w:r>
          </w:p>
        </w:tc>
        <w:tc>
          <w:tcPr>
            <w:tcW w:w="0" w:type="auto"/>
            <w:shd w:val="clear" w:color="auto" w:fill="auto"/>
            <w:noWrap/>
            <w:vAlign w:val="bottom"/>
            <w:hideMark/>
          </w:tcPr>
          <w:p w14:paraId="42321712" w14:textId="120634C9" w:rsidR="003E5245" w:rsidRPr="00CF253E" w:rsidRDefault="00CF253E" w:rsidP="00DF2EE1">
            <w:pPr>
              <w:widowControl/>
              <w:jc w:val="left"/>
              <w:rPr>
                <w:rFonts w:eastAsiaTheme="minorHAnsi" w:cs="Times New Roman" w:hint="eastAsia"/>
                <w:kern w:val="0"/>
                <w:sz w:val="22"/>
              </w:rPr>
            </w:pPr>
            <w:r w:rsidRPr="00CF253E">
              <w:rPr>
                <w:rFonts w:eastAsiaTheme="minorHAnsi" w:cs="Times New Roman" w:hint="eastAsia"/>
                <w:kern w:val="0"/>
                <w:sz w:val="22"/>
              </w:rPr>
              <w:t>2</w:t>
            </w:r>
            <w:r w:rsidRPr="00CF253E">
              <w:rPr>
                <w:rFonts w:eastAsiaTheme="minorHAnsi" w:cs="Times New Roman"/>
                <w:kern w:val="0"/>
                <w:sz w:val="22"/>
              </w:rPr>
              <w:t>.6</w:t>
            </w:r>
            <w:r w:rsidRPr="00CF253E">
              <w:rPr>
                <w:rFonts w:eastAsiaTheme="minorHAnsi" w:cs="Times New Roman" w:hint="eastAsia"/>
                <w:kern w:val="0"/>
                <w:sz w:val="22"/>
              </w:rPr>
              <w:t>±</w:t>
            </w:r>
            <w:r w:rsidRPr="00CF253E">
              <w:rPr>
                <w:rFonts w:eastAsiaTheme="minorHAnsi" w:cs="Times New Roman" w:hint="eastAsia"/>
                <w:kern w:val="0"/>
                <w:sz w:val="22"/>
              </w:rPr>
              <w:t>3</w:t>
            </w:r>
            <w:r w:rsidRPr="00CF253E">
              <w:rPr>
                <w:rFonts w:eastAsiaTheme="minorHAnsi" w:cs="Times New Roman"/>
                <w:kern w:val="0"/>
                <w:sz w:val="22"/>
              </w:rPr>
              <w:t>.2</w:t>
            </w:r>
          </w:p>
        </w:tc>
      </w:tr>
      <w:tr w:rsidR="003E5245" w:rsidRPr="00CF253E" w14:paraId="3D064B84" w14:textId="77777777" w:rsidTr="00DF2EE1">
        <w:trPr>
          <w:trHeight w:val="285"/>
          <w:jc w:val="center"/>
        </w:trPr>
        <w:tc>
          <w:tcPr>
            <w:tcW w:w="0" w:type="auto"/>
            <w:shd w:val="clear" w:color="auto" w:fill="auto"/>
            <w:noWrap/>
            <w:vAlign w:val="bottom"/>
            <w:hideMark/>
          </w:tcPr>
          <w:p w14:paraId="5DC98F89"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Mild SAHS</w:t>
            </w:r>
          </w:p>
        </w:tc>
        <w:tc>
          <w:tcPr>
            <w:tcW w:w="0" w:type="auto"/>
            <w:shd w:val="clear" w:color="auto" w:fill="auto"/>
            <w:noWrap/>
            <w:vAlign w:val="bottom"/>
            <w:hideMark/>
          </w:tcPr>
          <w:p w14:paraId="1894641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73.5±17.1</w:t>
            </w:r>
          </w:p>
        </w:tc>
        <w:tc>
          <w:tcPr>
            <w:tcW w:w="0" w:type="auto"/>
            <w:shd w:val="clear" w:color="auto" w:fill="auto"/>
            <w:noWrap/>
            <w:vAlign w:val="bottom"/>
            <w:hideMark/>
          </w:tcPr>
          <w:p w14:paraId="0FD1BB94"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89.5±27.5</w:t>
            </w:r>
          </w:p>
        </w:tc>
        <w:tc>
          <w:tcPr>
            <w:tcW w:w="0" w:type="auto"/>
            <w:shd w:val="clear" w:color="auto" w:fill="auto"/>
            <w:noWrap/>
            <w:vAlign w:val="bottom"/>
            <w:hideMark/>
          </w:tcPr>
          <w:p w14:paraId="7C15C6B9"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12.4±1.8</w:t>
            </w:r>
          </w:p>
        </w:tc>
        <w:tc>
          <w:tcPr>
            <w:tcW w:w="0" w:type="auto"/>
            <w:shd w:val="clear" w:color="auto" w:fill="auto"/>
            <w:noWrap/>
            <w:vAlign w:val="bottom"/>
            <w:hideMark/>
          </w:tcPr>
          <w:p w14:paraId="6A759C9E"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14.9±2.7</w:t>
            </w:r>
          </w:p>
        </w:tc>
      </w:tr>
      <w:tr w:rsidR="003E5245" w:rsidRPr="00CF253E" w14:paraId="2C03CB40" w14:textId="77777777" w:rsidTr="00DF2EE1">
        <w:trPr>
          <w:trHeight w:val="285"/>
          <w:jc w:val="center"/>
        </w:trPr>
        <w:tc>
          <w:tcPr>
            <w:tcW w:w="0" w:type="auto"/>
            <w:shd w:val="clear" w:color="auto" w:fill="auto"/>
            <w:noWrap/>
            <w:vAlign w:val="bottom"/>
            <w:hideMark/>
          </w:tcPr>
          <w:p w14:paraId="358BD2EE"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Moderate SAHS</w:t>
            </w:r>
          </w:p>
        </w:tc>
        <w:tc>
          <w:tcPr>
            <w:tcW w:w="0" w:type="auto"/>
            <w:shd w:val="clear" w:color="auto" w:fill="auto"/>
            <w:noWrap/>
            <w:vAlign w:val="bottom"/>
            <w:hideMark/>
          </w:tcPr>
          <w:p w14:paraId="5027D558"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133.2±23.3</w:t>
            </w:r>
          </w:p>
        </w:tc>
        <w:tc>
          <w:tcPr>
            <w:tcW w:w="0" w:type="auto"/>
            <w:shd w:val="clear" w:color="auto" w:fill="auto"/>
            <w:noWrap/>
            <w:vAlign w:val="bottom"/>
            <w:hideMark/>
          </w:tcPr>
          <w:p w14:paraId="2330657D"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160.0±38.3</w:t>
            </w:r>
          </w:p>
        </w:tc>
        <w:tc>
          <w:tcPr>
            <w:tcW w:w="0" w:type="auto"/>
            <w:shd w:val="clear" w:color="auto" w:fill="auto"/>
            <w:noWrap/>
            <w:vAlign w:val="bottom"/>
            <w:hideMark/>
          </w:tcPr>
          <w:p w14:paraId="12B2420E"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23.0±3.6</w:t>
            </w:r>
          </w:p>
        </w:tc>
        <w:tc>
          <w:tcPr>
            <w:tcW w:w="0" w:type="auto"/>
            <w:shd w:val="clear" w:color="auto" w:fill="auto"/>
            <w:noWrap/>
            <w:vAlign w:val="bottom"/>
            <w:hideMark/>
          </w:tcPr>
          <w:p w14:paraId="5B9CDE2A"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27.6±6.6</w:t>
            </w:r>
          </w:p>
        </w:tc>
      </w:tr>
      <w:tr w:rsidR="003E5245" w:rsidRPr="00CF253E" w14:paraId="735CADFE" w14:textId="77777777" w:rsidTr="00DF2EE1">
        <w:trPr>
          <w:trHeight w:val="285"/>
          <w:jc w:val="center"/>
        </w:trPr>
        <w:tc>
          <w:tcPr>
            <w:tcW w:w="0" w:type="auto"/>
            <w:shd w:val="clear" w:color="auto" w:fill="auto"/>
            <w:noWrap/>
            <w:vAlign w:val="bottom"/>
            <w:hideMark/>
          </w:tcPr>
          <w:p w14:paraId="28990F7F" w14:textId="6A0D33EA"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Severe SAHS</w:t>
            </w:r>
          </w:p>
        </w:tc>
        <w:tc>
          <w:tcPr>
            <w:tcW w:w="0" w:type="auto"/>
            <w:shd w:val="clear" w:color="auto" w:fill="auto"/>
            <w:noWrap/>
            <w:vAlign w:val="bottom"/>
            <w:hideMark/>
          </w:tcPr>
          <w:p w14:paraId="12F44C4A"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191.8±70.5</w:t>
            </w:r>
          </w:p>
        </w:tc>
        <w:tc>
          <w:tcPr>
            <w:tcW w:w="0" w:type="auto"/>
            <w:shd w:val="clear" w:color="auto" w:fill="auto"/>
            <w:noWrap/>
            <w:vAlign w:val="bottom"/>
            <w:hideMark/>
          </w:tcPr>
          <w:p w14:paraId="411F5B7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216.2±71.0</w:t>
            </w:r>
          </w:p>
        </w:tc>
        <w:tc>
          <w:tcPr>
            <w:tcW w:w="0" w:type="auto"/>
            <w:shd w:val="clear" w:color="auto" w:fill="auto"/>
            <w:noWrap/>
            <w:vAlign w:val="bottom"/>
            <w:hideMark/>
          </w:tcPr>
          <w:p w14:paraId="6B05DBD8"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43.8±16.3</w:t>
            </w:r>
          </w:p>
        </w:tc>
        <w:tc>
          <w:tcPr>
            <w:tcW w:w="0" w:type="auto"/>
            <w:shd w:val="clear" w:color="auto" w:fill="auto"/>
            <w:noWrap/>
            <w:vAlign w:val="bottom"/>
            <w:hideMark/>
          </w:tcPr>
          <w:p w14:paraId="5ACFDCF6"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40.7±14.0</w:t>
            </w:r>
          </w:p>
        </w:tc>
      </w:tr>
    </w:tbl>
    <w:commentRangeStart w:id="59"/>
    <w:p w14:paraId="458BE74E" w14:textId="43C155B5" w:rsidR="003E5245" w:rsidRPr="00A20A15" w:rsidRDefault="00CF5164" w:rsidP="003E5245">
      <w:ins w:id="60" w:author="sunset" w:date="2018-12-24T09:36:00Z">
        <w:r w:rsidRPr="0056570E">
          <w:rPr>
            <w:highlight w:val="yellow"/>
          </w:rPr>
          <w:fldChar w:fldCharType="begin"/>
        </w:r>
        <w:r w:rsidRPr="0056570E">
          <w:rPr>
            <w:highlight w:val="yellow"/>
          </w:rPr>
          <w:instrText xml:space="preserve"> </w:instrText>
        </w:r>
        <w:r w:rsidRPr="0056570E">
          <w:rPr>
            <w:rFonts w:hint="eastAsia"/>
            <w:highlight w:val="yellow"/>
          </w:rPr>
          <w:instrText>REF _Ref532983051 \h</w:instrText>
        </w:r>
        <w:r w:rsidRPr="0056570E">
          <w:rPr>
            <w:highlight w:val="yellow"/>
          </w:rPr>
          <w:instrText xml:space="preserve"> </w:instrText>
        </w:r>
        <w:r w:rsidR="0056570E">
          <w:rPr>
            <w:highlight w:val="yellow"/>
          </w:rPr>
          <w:instrText xml:space="preserve"> \* MERGEFORMAT </w:instrText>
        </w:r>
      </w:ins>
      <w:r w:rsidRPr="0056570E">
        <w:rPr>
          <w:highlight w:val="yellow"/>
        </w:rPr>
      </w:r>
      <w:ins w:id="61" w:author="sunset" w:date="2018-12-24T09:36:00Z">
        <w:r w:rsidRPr="0056570E">
          <w:rPr>
            <w:highlight w:val="yellow"/>
          </w:rPr>
          <w:fldChar w:fldCharType="separate"/>
        </w:r>
        <w:r w:rsidRPr="0056570E">
          <w:rPr>
            <w:highlight w:val="yellow"/>
          </w:rPr>
          <w:t xml:space="preserve">表格 </w:t>
        </w:r>
        <w:r w:rsidRPr="0056570E">
          <w:rPr>
            <w:noProof/>
            <w:highlight w:val="yellow"/>
          </w:rPr>
          <w:t>7</w:t>
        </w:r>
        <w:r w:rsidRPr="0056570E">
          <w:rPr>
            <w:highlight w:val="yellow"/>
          </w:rPr>
          <w:fldChar w:fldCharType="end"/>
        </w:r>
      </w:ins>
      <w:del w:id="62" w:author="sunset" w:date="2018-12-24T09:36:00Z">
        <w:r>
          <w:fldChar w:fldCharType="begin"/>
        </w:r>
        <w:r>
          <w:delInstrText xml:space="preserve"> </w:delInstrText>
        </w:r>
        <w:r>
          <w:rPr>
            <w:rFonts w:hint="eastAsia"/>
          </w:rPr>
          <w:delInstrText>REF _Ref532983051 \h</w:delInstrText>
        </w:r>
        <w:r>
          <w:delInstrText xml:space="preserve"> </w:delInstrText>
        </w:r>
        <w:r>
          <w:fldChar w:fldCharType="separate"/>
        </w:r>
        <w:r>
          <w:delText xml:space="preserve">表格 </w:delText>
        </w:r>
        <w:r>
          <w:rPr>
            <w:noProof/>
          </w:rPr>
          <w:delText>7</w:delText>
        </w:r>
        <w:r>
          <w:fldChar w:fldCharType="end"/>
        </w:r>
      </w:del>
      <w:r w:rsidR="003E5245" w:rsidRPr="0056570E">
        <w:rPr>
          <w:rFonts w:hint="eastAsia"/>
          <w:highlight w:val="yellow"/>
          <w:rPrChange w:id="63" w:author="sunset" w:date="2018-12-24T09:36:00Z">
            <w:rPr>
              <w:rFonts w:hint="eastAsia"/>
            </w:rPr>
          </w:rPrChange>
        </w:rPr>
        <w:t>所示为与其他相关研究结果的对比，其他研究结果使用的大多是医院内部数据库，可以看到我们的方法取得了与其他相关研究相当甚至更好的结果。</w:t>
      </w:r>
      <w:commentRangeEnd w:id="59"/>
      <w:r w:rsidR="0056570E">
        <w:rPr>
          <w:rStyle w:val="ac"/>
        </w:rPr>
        <w:commentReference w:id="59"/>
      </w:r>
    </w:p>
    <w:p w14:paraId="233562E5" w14:textId="7125FDCB" w:rsidR="003E5245" w:rsidRDefault="003E5245">
      <w:pPr>
        <w:pStyle w:val="a3"/>
        <w:keepNext/>
        <w:jc w:val="center"/>
        <w:pPrChange w:id="64" w:author="sunset" w:date="2018-12-24T09:36:00Z">
          <w:pPr>
            <w:pStyle w:val="a3"/>
            <w:keepNext/>
          </w:pPr>
        </w:pPrChange>
      </w:pPr>
      <w:bookmarkStart w:id="65" w:name="_Ref532983051"/>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7</w:t>
      </w:r>
      <w:r>
        <w:fldChar w:fldCharType="end"/>
      </w:r>
      <w:bookmarkEnd w:id="65"/>
      <w:r>
        <w:rPr>
          <w:rFonts w:hint="eastAsia"/>
        </w:rPr>
        <w:t>.</w:t>
      </w:r>
      <w:r>
        <w:t xml:space="preserve"> </w:t>
      </w:r>
      <w:r>
        <w:rPr>
          <w:rFonts w:hint="eastAsia"/>
        </w:rPr>
        <w:t>与现有的其他相关研究结果对比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308"/>
        <w:gridCol w:w="1525"/>
        <w:gridCol w:w="1163"/>
        <w:gridCol w:w="768"/>
        <w:gridCol w:w="864"/>
        <w:gridCol w:w="728"/>
        <w:gridCol w:w="728"/>
      </w:tblGrid>
      <w:tr w:rsidR="003E5245" w:rsidRPr="000E4D90" w14:paraId="24A1670F" w14:textId="77777777" w:rsidTr="00DF2EE1">
        <w:trPr>
          <w:trHeight w:val="285"/>
          <w:jc w:val="center"/>
        </w:trPr>
        <w:tc>
          <w:tcPr>
            <w:tcW w:w="0" w:type="auto"/>
            <w:shd w:val="clear" w:color="auto" w:fill="auto"/>
            <w:noWrap/>
            <w:vAlign w:val="center"/>
            <w:hideMark/>
          </w:tcPr>
          <w:p w14:paraId="521FB09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Related work</w:t>
            </w:r>
          </w:p>
        </w:tc>
        <w:tc>
          <w:tcPr>
            <w:tcW w:w="1435" w:type="dxa"/>
            <w:shd w:val="clear" w:color="auto" w:fill="auto"/>
            <w:noWrap/>
            <w:vAlign w:val="center"/>
            <w:hideMark/>
          </w:tcPr>
          <w:p w14:paraId="24C5D8E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Method</w:t>
            </w:r>
          </w:p>
        </w:tc>
        <w:tc>
          <w:tcPr>
            <w:tcW w:w="1163" w:type="dxa"/>
            <w:shd w:val="clear" w:color="auto" w:fill="auto"/>
            <w:noWrap/>
            <w:vAlign w:val="center"/>
            <w:hideMark/>
          </w:tcPr>
          <w:p w14:paraId="551E3C01"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Signal</w:t>
            </w:r>
          </w:p>
        </w:tc>
        <w:tc>
          <w:tcPr>
            <w:tcW w:w="768" w:type="dxa"/>
            <w:shd w:val="clear" w:color="auto" w:fill="auto"/>
            <w:noWrap/>
            <w:vAlign w:val="center"/>
            <w:hideMark/>
          </w:tcPr>
          <w:p w14:paraId="03F0CD68"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AHI cutoff</w:t>
            </w:r>
          </w:p>
        </w:tc>
        <w:tc>
          <w:tcPr>
            <w:tcW w:w="864" w:type="dxa"/>
            <w:shd w:val="clear" w:color="auto" w:fill="auto"/>
            <w:noWrap/>
            <w:vAlign w:val="center"/>
            <w:hideMark/>
          </w:tcPr>
          <w:p w14:paraId="4804B67E"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acc</w:t>
            </w:r>
          </w:p>
        </w:tc>
        <w:tc>
          <w:tcPr>
            <w:tcW w:w="0" w:type="auto"/>
            <w:shd w:val="clear" w:color="auto" w:fill="auto"/>
            <w:noWrap/>
            <w:vAlign w:val="center"/>
            <w:hideMark/>
          </w:tcPr>
          <w:p w14:paraId="77D9E3F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sen</w:t>
            </w:r>
          </w:p>
        </w:tc>
        <w:tc>
          <w:tcPr>
            <w:tcW w:w="0" w:type="auto"/>
            <w:shd w:val="clear" w:color="auto" w:fill="auto"/>
            <w:noWrap/>
            <w:vAlign w:val="center"/>
            <w:hideMark/>
          </w:tcPr>
          <w:p w14:paraId="7D0ADBDB"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spe</w:t>
            </w:r>
          </w:p>
        </w:tc>
      </w:tr>
      <w:tr w:rsidR="003E5245" w:rsidRPr="000E4D90" w14:paraId="3224125F" w14:textId="77777777" w:rsidTr="00DF2EE1">
        <w:trPr>
          <w:trHeight w:val="285"/>
          <w:jc w:val="center"/>
        </w:trPr>
        <w:tc>
          <w:tcPr>
            <w:tcW w:w="0" w:type="auto"/>
            <w:vMerge w:val="restart"/>
            <w:shd w:val="clear" w:color="auto" w:fill="auto"/>
            <w:noWrap/>
            <w:vAlign w:val="center"/>
            <w:hideMark/>
          </w:tcPr>
          <w:p w14:paraId="5EFB5FB9"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Our study</w:t>
            </w:r>
          </w:p>
        </w:tc>
        <w:tc>
          <w:tcPr>
            <w:tcW w:w="1435" w:type="dxa"/>
            <w:vMerge w:val="restart"/>
            <w:shd w:val="clear" w:color="auto" w:fill="auto"/>
            <w:noWrap/>
            <w:vAlign w:val="center"/>
            <w:hideMark/>
          </w:tcPr>
          <w:p w14:paraId="6C941BA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级联随机森林</w:t>
            </w:r>
          </w:p>
        </w:tc>
        <w:tc>
          <w:tcPr>
            <w:tcW w:w="1163" w:type="dxa"/>
            <w:vMerge w:val="restart"/>
            <w:shd w:val="clear" w:color="auto" w:fill="auto"/>
            <w:noWrap/>
            <w:vAlign w:val="center"/>
            <w:hideMark/>
          </w:tcPr>
          <w:p w14:paraId="08F63256"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 and SpO2</w:t>
            </w:r>
          </w:p>
        </w:tc>
        <w:tc>
          <w:tcPr>
            <w:tcW w:w="768" w:type="dxa"/>
            <w:shd w:val="clear" w:color="auto" w:fill="auto"/>
            <w:noWrap/>
            <w:vAlign w:val="center"/>
            <w:hideMark/>
          </w:tcPr>
          <w:p w14:paraId="67F5BE2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598D68E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0FEA51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40F184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r>
      <w:tr w:rsidR="003E5245" w:rsidRPr="000E4D90" w14:paraId="4BCEA7B6" w14:textId="77777777" w:rsidTr="00DF2EE1">
        <w:trPr>
          <w:trHeight w:val="285"/>
          <w:jc w:val="center"/>
        </w:trPr>
        <w:tc>
          <w:tcPr>
            <w:tcW w:w="0" w:type="auto"/>
            <w:vMerge/>
            <w:vAlign w:val="center"/>
            <w:hideMark/>
          </w:tcPr>
          <w:p w14:paraId="2CE19C88"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63ED4F6"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37CCD1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35D5B30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241865B" w14:textId="46AC558F" w:rsidR="003E5245" w:rsidRPr="0056570E" w:rsidRDefault="003E5245" w:rsidP="00DF2EE1">
            <w:pPr>
              <w:widowControl/>
              <w:jc w:val="right"/>
              <w:rPr>
                <w:rFonts w:ascii="等线" w:hAnsi="等线"/>
                <w:color w:val="000000"/>
                <w:kern w:val="0"/>
                <w:sz w:val="22"/>
                <w:highlight w:val="yellow"/>
                <w:rPrChange w:id="66" w:author="sunset" w:date="2018-12-24T09:36:00Z">
                  <w:rPr>
                    <w:rFonts w:ascii="等线" w:eastAsia="等线" w:hAnsi="等线" w:cs="宋体"/>
                    <w:color w:val="000000"/>
                    <w:kern w:val="0"/>
                    <w:sz w:val="22"/>
                  </w:rPr>
                </w:rPrChange>
              </w:rPr>
            </w:pPr>
            <w:r w:rsidRPr="0056570E">
              <w:rPr>
                <w:rFonts w:ascii="等线" w:hAnsi="等线"/>
                <w:color w:val="000000"/>
                <w:kern w:val="0"/>
                <w:sz w:val="22"/>
                <w:highlight w:val="yellow"/>
                <w:rPrChange w:id="67" w:author="sunset" w:date="2018-12-24T09:36:00Z">
                  <w:rPr>
                    <w:rFonts w:ascii="等线" w:eastAsia="等线" w:hAnsi="等线" w:cs="宋体"/>
                    <w:color w:val="000000"/>
                    <w:kern w:val="0"/>
                    <w:sz w:val="22"/>
                  </w:rPr>
                </w:rPrChange>
              </w:rPr>
              <w:t>9</w:t>
            </w:r>
            <w:r w:rsidR="00973B8B">
              <w:rPr>
                <w:rFonts w:ascii="等线" w:hAnsi="等线"/>
                <w:color w:val="000000"/>
                <w:kern w:val="0"/>
                <w:sz w:val="22"/>
                <w:highlight w:val="yellow"/>
              </w:rPr>
              <w:t>3</w:t>
            </w:r>
            <w:r w:rsidRPr="0056570E">
              <w:rPr>
                <w:rFonts w:ascii="等线" w:hAnsi="等线"/>
                <w:color w:val="000000"/>
                <w:kern w:val="0"/>
                <w:sz w:val="22"/>
                <w:highlight w:val="yellow"/>
                <w:rPrChange w:id="68" w:author="sunset" w:date="2018-12-24T09:36:00Z">
                  <w:rPr>
                    <w:rFonts w:ascii="等线" w:eastAsia="等线" w:hAnsi="等线" w:cs="宋体"/>
                    <w:color w:val="000000"/>
                    <w:kern w:val="0"/>
                    <w:sz w:val="22"/>
                  </w:rPr>
                </w:rPrChange>
              </w:rPr>
              <w:t xml:space="preserve">.3 </w:t>
            </w:r>
          </w:p>
        </w:tc>
        <w:tc>
          <w:tcPr>
            <w:tcW w:w="0" w:type="auto"/>
            <w:shd w:val="clear" w:color="auto" w:fill="auto"/>
            <w:noWrap/>
            <w:vAlign w:val="center"/>
            <w:hideMark/>
          </w:tcPr>
          <w:p w14:paraId="06CC2C1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1C48928" w14:textId="0E5581C5" w:rsidR="003E5245" w:rsidRPr="0056570E" w:rsidRDefault="00C91848" w:rsidP="00DF2EE1">
            <w:pPr>
              <w:widowControl/>
              <w:jc w:val="right"/>
              <w:rPr>
                <w:rFonts w:ascii="等线" w:hAnsi="等线"/>
                <w:color w:val="000000"/>
                <w:kern w:val="0"/>
                <w:sz w:val="22"/>
                <w:highlight w:val="yellow"/>
                <w:shd w:val="pct15" w:color="auto" w:fill="FFFFFF"/>
                <w:rPrChange w:id="69"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5" w:color="auto" w:fill="FFFFFF"/>
              </w:rPr>
              <w:t>83.3</w:t>
            </w:r>
            <w:r w:rsidR="003E5245" w:rsidRPr="0056570E">
              <w:rPr>
                <w:rFonts w:ascii="等线" w:hAnsi="等线"/>
                <w:color w:val="000000"/>
                <w:kern w:val="0"/>
                <w:sz w:val="22"/>
                <w:highlight w:val="yellow"/>
                <w:shd w:val="pct15" w:color="auto" w:fill="FFFFFF"/>
                <w:rPrChange w:id="70" w:author="sunset" w:date="2018-12-24T09:36:00Z">
                  <w:rPr>
                    <w:rFonts w:ascii="等线" w:eastAsia="等线" w:hAnsi="等线" w:cs="宋体"/>
                    <w:color w:val="000000"/>
                    <w:kern w:val="0"/>
                    <w:sz w:val="22"/>
                  </w:rPr>
                </w:rPrChange>
              </w:rPr>
              <w:t xml:space="preserve"> </w:t>
            </w:r>
          </w:p>
        </w:tc>
      </w:tr>
      <w:tr w:rsidR="003E5245" w:rsidRPr="000E4D90" w14:paraId="48DEC545" w14:textId="77777777" w:rsidTr="00DF2EE1">
        <w:trPr>
          <w:trHeight w:val="285"/>
          <w:jc w:val="center"/>
        </w:trPr>
        <w:tc>
          <w:tcPr>
            <w:tcW w:w="0" w:type="auto"/>
            <w:vMerge/>
            <w:vAlign w:val="center"/>
            <w:hideMark/>
          </w:tcPr>
          <w:p w14:paraId="5204C5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1354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C98C2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B681B2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63E77B0A" w14:textId="19DD4DA2" w:rsidR="003E5245" w:rsidRPr="0056570E" w:rsidRDefault="00C91848" w:rsidP="00DF2EE1">
            <w:pPr>
              <w:widowControl/>
              <w:jc w:val="right"/>
              <w:rPr>
                <w:rFonts w:ascii="等线" w:hAnsi="等线"/>
                <w:color w:val="000000"/>
                <w:kern w:val="0"/>
                <w:sz w:val="22"/>
                <w:highlight w:val="yellow"/>
                <w:rPrChange w:id="71"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sidR="003E5245" w:rsidRPr="0056570E">
              <w:rPr>
                <w:rFonts w:ascii="等线" w:hAnsi="等线"/>
                <w:color w:val="000000"/>
                <w:kern w:val="0"/>
                <w:sz w:val="22"/>
                <w:highlight w:val="yellow"/>
                <w:rPrChange w:id="72" w:author="sunset" w:date="2018-12-24T09:36:00Z">
                  <w:rPr>
                    <w:rFonts w:ascii="等线" w:eastAsia="等线" w:hAnsi="等线" w:cs="宋体"/>
                    <w:color w:val="000000"/>
                    <w:kern w:val="0"/>
                    <w:sz w:val="22"/>
                  </w:rPr>
                </w:rPrChange>
              </w:rPr>
              <w:t xml:space="preserve"> </w:t>
            </w:r>
          </w:p>
        </w:tc>
        <w:tc>
          <w:tcPr>
            <w:tcW w:w="0" w:type="auto"/>
            <w:shd w:val="clear" w:color="auto" w:fill="auto"/>
            <w:noWrap/>
            <w:vAlign w:val="center"/>
            <w:hideMark/>
          </w:tcPr>
          <w:p w14:paraId="42682BD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31669E97" w14:textId="50AD07DB" w:rsidR="003E5245" w:rsidRPr="0056570E" w:rsidRDefault="00C91848" w:rsidP="00DF2EE1">
            <w:pPr>
              <w:widowControl/>
              <w:jc w:val="right"/>
              <w:rPr>
                <w:rFonts w:ascii="等线" w:hAnsi="等线"/>
                <w:color w:val="000000"/>
                <w:kern w:val="0"/>
                <w:sz w:val="22"/>
                <w:highlight w:val="yellow"/>
                <w:shd w:val="pct15" w:color="auto" w:fill="FFFFFF"/>
                <w:rPrChange w:id="73"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5" w:color="auto" w:fill="FFFFFF"/>
              </w:rPr>
              <w:t>80.0</w:t>
            </w:r>
            <w:r w:rsidR="003E5245" w:rsidRPr="0056570E">
              <w:rPr>
                <w:rFonts w:ascii="等线" w:hAnsi="等线"/>
                <w:color w:val="000000"/>
                <w:kern w:val="0"/>
                <w:sz w:val="22"/>
                <w:highlight w:val="yellow"/>
                <w:shd w:val="pct15" w:color="auto" w:fill="FFFFFF"/>
                <w:rPrChange w:id="74" w:author="sunset" w:date="2018-12-24T09:36:00Z">
                  <w:rPr>
                    <w:rFonts w:ascii="等线" w:eastAsia="等线" w:hAnsi="等线" w:cs="宋体"/>
                    <w:color w:val="000000"/>
                    <w:kern w:val="0"/>
                    <w:sz w:val="22"/>
                  </w:rPr>
                </w:rPrChange>
              </w:rPr>
              <w:t xml:space="preserve"> </w:t>
            </w:r>
          </w:p>
        </w:tc>
      </w:tr>
      <w:tr w:rsidR="003E5245" w:rsidRPr="000E4D90" w14:paraId="26DDBA84" w14:textId="77777777" w:rsidTr="00DF2EE1">
        <w:trPr>
          <w:trHeight w:val="285"/>
          <w:jc w:val="center"/>
        </w:trPr>
        <w:tc>
          <w:tcPr>
            <w:tcW w:w="0" w:type="auto"/>
            <w:vMerge w:val="restart"/>
            <w:shd w:val="clear" w:color="auto" w:fill="auto"/>
            <w:noWrap/>
            <w:vAlign w:val="center"/>
            <w:hideMark/>
          </w:tcPr>
          <w:p w14:paraId="2542CDAC" w14:textId="07723C30"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San Ho Choi et al.</w:t>
            </w:r>
            <w:r w:rsidR="00954351">
              <w:rPr>
                <w:rFonts w:ascii="等线" w:eastAsia="等线" w:hAnsi="等线" w:cs="宋体"/>
                <w:color w:val="000000"/>
                <w:kern w:val="0"/>
                <w:sz w:val="22"/>
              </w:rPr>
              <w:fldChar w:fldCharType="begin"/>
            </w:r>
            <w:r w:rsidR="00954351">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[7]</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ED8FEA7"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Convolutional neural networks</w:t>
            </w:r>
          </w:p>
        </w:tc>
        <w:tc>
          <w:tcPr>
            <w:tcW w:w="1163" w:type="dxa"/>
            <w:vMerge w:val="restart"/>
            <w:shd w:val="clear" w:color="auto" w:fill="auto"/>
            <w:noWrap/>
            <w:vAlign w:val="center"/>
            <w:hideMark/>
          </w:tcPr>
          <w:p w14:paraId="35AE04DD"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pressure</w:t>
            </w:r>
          </w:p>
        </w:tc>
        <w:tc>
          <w:tcPr>
            <w:tcW w:w="768" w:type="dxa"/>
            <w:shd w:val="clear" w:color="auto" w:fill="auto"/>
            <w:noWrap/>
            <w:vAlign w:val="center"/>
            <w:hideMark/>
          </w:tcPr>
          <w:p w14:paraId="6FFD74F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97D0A0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7CF6E11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626502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r>
      <w:tr w:rsidR="003E5245" w:rsidRPr="000E4D90" w14:paraId="042887D6" w14:textId="77777777" w:rsidTr="00DF2EE1">
        <w:trPr>
          <w:trHeight w:val="285"/>
          <w:jc w:val="center"/>
        </w:trPr>
        <w:tc>
          <w:tcPr>
            <w:tcW w:w="0" w:type="auto"/>
            <w:vMerge/>
            <w:vAlign w:val="center"/>
            <w:hideMark/>
          </w:tcPr>
          <w:p w14:paraId="23492555"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4829FD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DEA415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6EDA5F6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4A8BE63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740B8B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98.1 </w:t>
            </w:r>
          </w:p>
        </w:tc>
        <w:tc>
          <w:tcPr>
            <w:tcW w:w="0" w:type="auto"/>
            <w:shd w:val="clear" w:color="auto" w:fill="auto"/>
            <w:noWrap/>
            <w:vAlign w:val="center"/>
            <w:hideMark/>
          </w:tcPr>
          <w:p w14:paraId="79E5E8F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r>
      <w:tr w:rsidR="003E5245" w:rsidRPr="000E4D90" w14:paraId="0EE2564E" w14:textId="77777777" w:rsidTr="00DF2EE1">
        <w:trPr>
          <w:trHeight w:val="285"/>
          <w:jc w:val="center"/>
        </w:trPr>
        <w:tc>
          <w:tcPr>
            <w:tcW w:w="0" w:type="auto"/>
            <w:vMerge/>
            <w:vAlign w:val="center"/>
            <w:hideMark/>
          </w:tcPr>
          <w:p w14:paraId="21EFC0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05B2617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750B006"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7DA1B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37B17A3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2EA970A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3554BCF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r>
      <w:tr w:rsidR="003E5245" w:rsidRPr="000E4D90" w14:paraId="0FBFFE8D" w14:textId="77777777" w:rsidTr="00DF2EE1">
        <w:trPr>
          <w:trHeight w:val="285"/>
          <w:jc w:val="center"/>
        </w:trPr>
        <w:tc>
          <w:tcPr>
            <w:tcW w:w="0" w:type="auto"/>
            <w:vMerge w:val="restart"/>
            <w:shd w:val="clear" w:color="auto" w:fill="auto"/>
            <w:noWrap/>
            <w:vAlign w:val="center"/>
            <w:hideMark/>
          </w:tcPr>
          <w:p w14:paraId="1C15AA82" w14:textId="3AB38956"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Da Woon Jung et al.</w:t>
            </w:r>
            <w:r w:rsidR="0095435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954351">
              <w:rPr>
                <w:rFonts w:ascii="等线" w:eastAsia="等线" w:hAnsi="等线" w:cs="宋体"/>
                <w:color w:val="000000"/>
                <w:kern w:val="0"/>
                <w:sz w:val="22"/>
              </w:rPr>
              <w:instrText xml:space="preserve"> ADDIN EN.CITE </w:instrText>
            </w:r>
            <w:r w:rsidR="0095435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954351">
              <w:rPr>
                <w:rFonts w:ascii="等线" w:eastAsia="等线" w:hAnsi="等线" w:cs="宋体"/>
                <w:color w:val="000000"/>
                <w:kern w:val="0"/>
                <w:sz w:val="22"/>
              </w:rPr>
              <w:instrText xml:space="preserve"> ADDIN EN.CITE.DATA </w:instrText>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end"/>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[11]</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63AEB3D" w14:textId="491DE2F0"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Regression Model</w:t>
            </w:r>
          </w:p>
        </w:tc>
        <w:tc>
          <w:tcPr>
            <w:tcW w:w="1163" w:type="dxa"/>
            <w:vMerge w:val="restart"/>
            <w:shd w:val="clear" w:color="auto" w:fill="auto"/>
            <w:noWrap/>
            <w:vAlign w:val="center"/>
            <w:hideMark/>
          </w:tcPr>
          <w:p w14:paraId="1D5F2481"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SpO2</w:t>
            </w:r>
          </w:p>
        </w:tc>
        <w:tc>
          <w:tcPr>
            <w:tcW w:w="768" w:type="dxa"/>
            <w:shd w:val="clear" w:color="auto" w:fill="auto"/>
            <w:noWrap/>
            <w:vAlign w:val="center"/>
            <w:hideMark/>
          </w:tcPr>
          <w:p w14:paraId="66083C2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4F9B05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97.8 </w:t>
            </w:r>
          </w:p>
        </w:tc>
        <w:tc>
          <w:tcPr>
            <w:tcW w:w="0" w:type="auto"/>
            <w:shd w:val="clear" w:color="auto" w:fill="auto"/>
            <w:noWrap/>
            <w:vAlign w:val="center"/>
            <w:hideMark/>
          </w:tcPr>
          <w:p w14:paraId="59EDD3B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98.6 </w:t>
            </w:r>
          </w:p>
        </w:tc>
        <w:tc>
          <w:tcPr>
            <w:tcW w:w="0" w:type="auto"/>
            <w:shd w:val="clear" w:color="auto" w:fill="auto"/>
            <w:noWrap/>
            <w:vAlign w:val="center"/>
            <w:hideMark/>
          </w:tcPr>
          <w:p w14:paraId="13DFE77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94.4 </w:t>
            </w:r>
          </w:p>
        </w:tc>
      </w:tr>
      <w:tr w:rsidR="003E5245" w:rsidRPr="000E4D90" w14:paraId="5C6B98A2" w14:textId="77777777" w:rsidTr="00DF2EE1">
        <w:trPr>
          <w:trHeight w:val="285"/>
          <w:jc w:val="center"/>
        </w:trPr>
        <w:tc>
          <w:tcPr>
            <w:tcW w:w="0" w:type="auto"/>
            <w:vMerge/>
            <w:vAlign w:val="center"/>
            <w:hideMark/>
          </w:tcPr>
          <w:p w14:paraId="539528C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4A7E6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70DF6DDC"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46867F3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10</w:t>
            </w:r>
          </w:p>
        </w:tc>
        <w:tc>
          <w:tcPr>
            <w:tcW w:w="864" w:type="dxa"/>
            <w:shd w:val="clear" w:color="auto" w:fill="auto"/>
            <w:noWrap/>
            <w:vAlign w:val="center"/>
            <w:hideMark/>
          </w:tcPr>
          <w:p w14:paraId="30CB493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01C4432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98.4 </w:t>
            </w:r>
          </w:p>
        </w:tc>
        <w:tc>
          <w:tcPr>
            <w:tcW w:w="0" w:type="auto"/>
            <w:shd w:val="clear" w:color="auto" w:fill="auto"/>
            <w:noWrap/>
            <w:vAlign w:val="center"/>
            <w:hideMark/>
          </w:tcPr>
          <w:p w14:paraId="615030C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92.9 </w:t>
            </w:r>
          </w:p>
        </w:tc>
      </w:tr>
      <w:tr w:rsidR="003E5245" w:rsidRPr="000E4D90" w14:paraId="2A882603" w14:textId="77777777" w:rsidTr="00DF2EE1">
        <w:trPr>
          <w:trHeight w:val="285"/>
          <w:jc w:val="center"/>
        </w:trPr>
        <w:tc>
          <w:tcPr>
            <w:tcW w:w="0" w:type="auto"/>
            <w:vMerge/>
            <w:vAlign w:val="center"/>
            <w:hideMark/>
          </w:tcPr>
          <w:p w14:paraId="26CB6FFF"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59447C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49180D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08AE1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310C91F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95.7 </w:t>
            </w:r>
          </w:p>
        </w:tc>
        <w:tc>
          <w:tcPr>
            <w:tcW w:w="0" w:type="auto"/>
            <w:shd w:val="clear" w:color="auto" w:fill="auto"/>
            <w:noWrap/>
            <w:vAlign w:val="center"/>
            <w:hideMark/>
          </w:tcPr>
          <w:p w14:paraId="4A4854C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96.4 </w:t>
            </w:r>
          </w:p>
        </w:tc>
        <w:tc>
          <w:tcPr>
            <w:tcW w:w="0" w:type="auto"/>
            <w:shd w:val="clear" w:color="auto" w:fill="auto"/>
            <w:noWrap/>
            <w:vAlign w:val="center"/>
            <w:hideMark/>
          </w:tcPr>
          <w:p w14:paraId="53E8F19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94.6 </w:t>
            </w:r>
          </w:p>
        </w:tc>
      </w:tr>
      <w:tr w:rsidR="003E5245" w:rsidRPr="000E4D90" w14:paraId="3F28C7F6" w14:textId="77777777" w:rsidTr="00DF2EE1">
        <w:trPr>
          <w:trHeight w:val="285"/>
          <w:jc w:val="center"/>
        </w:trPr>
        <w:tc>
          <w:tcPr>
            <w:tcW w:w="0" w:type="auto"/>
            <w:vMerge/>
            <w:vAlign w:val="center"/>
            <w:hideMark/>
          </w:tcPr>
          <w:p w14:paraId="44270EDE"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297222F5"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AB3CF5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F26419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79AF9A9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60CA978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97.1 </w:t>
            </w:r>
          </w:p>
        </w:tc>
        <w:tc>
          <w:tcPr>
            <w:tcW w:w="0" w:type="auto"/>
            <w:shd w:val="clear" w:color="auto" w:fill="auto"/>
            <w:noWrap/>
            <w:vAlign w:val="center"/>
            <w:hideMark/>
          </w:tcPr>
          <w:p w14:paraId="5724F06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96.5 </w:t>
            </w:r>
          </w:p>
        </w:tc>
      </w:tr>
      <w:tr w:rsidR="003E5245" w:rsidRPr="000E4D90" w14:paraId="3DB6223D" w14:textId="77777777" w:rsidTr="00DF2EE1">
        <w:trPr>
          <w:trHeight w:val="285"/>
          <w:jc w:val="center"/>
        </w:trPr>
        <w:tc>
          <w:tcPr>
            <w:tcW w:w="0" w:type="auto"/>
            <w:vMerge w:val="restart"/>
            <w:shd w:val="clear" w:color="auto" w:fill="auto"/>
            <w:noWrap/>
            <w:vAlign w:val="center"/>
            <w:hideMark/>
          </w:tcPr>
          <w:p w14:paraId="1A8C08F4" w14:textId="53D4E331"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Gonzalo C et al.</w:t>
            </w:r>
            <w:r w:rsidR="0095435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954351">
              <w:rPr>
                <w:rFonts w:ascii="等线" w:eastAsia="等线" w:hAnsi="等线" w:cs="宋体"/>
                <w:color w:val="000000"/>
                <w:kern w:val="0"/>
                <w:sz w:val="22"/>
              </w:rPr>
              <w:instrText xml:space="preserve"> ADDIN EN.CITE </w:instrText>
            </w:r>
            <w:r w:rsidR="0095435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954351">
              <w:rPr>
                <w:rFonts w:ascii="等线" w:eastAsia="等线" w:hAnsi="等线" w:cs="宋体"/>
                <w:color w:val="000000"/>
                <w:kern w:val="0"/>
                <w:sz w:val="22"/>
              </w:rPr>
              <w:instrText xml:space="preserve"> ADDIN EN.CITE.DATA </w:instrText>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end"/>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[8]</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940314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AdaBoost-Linear discriminant analysis</w:t>
            </w:r>
          </w:p>
        </w:tc>
        <w:tc>
          <w:tcPr>
            <w:tcW w:w="1163" w:type="dxa"/>
            <w:vMerge w:val="restart"/>
            <w:shd w:val="clear" w:color="auto" w:fill="auto"/>
            <w:noWrap/>
            <w:vAlign w:val="center"/>
            <w:hideMark/>
          </w:tcPr>
          <w:p w14:paraId="7EAFA3A5"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w:t>
            </w:r>
          </w:p>
        </w:tc>
        <w:tc>
          <w:tcPr>
            <w:tcW w:w="768" w:type="dxa"/>
            <w:shd w:val="clear" w:color="auto" w:fill="auto"/>
            <w:noWrap/>
            <w:vAlign w:val="center"/>
            <w:hideMark/>
          </w:tcPr>
          <w:p w14:paraId="3325E0E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4F31265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c>
          <w:tcPr>
            <w:tcW w:w="0" w:type="auto"/>
            <w:shd w:val="clear" w:color="auto" w:fill="auto"/>
            <w:noWrap/>
            <w:vAlign w:val="center"/>
            <w:hideMark/>
          </w:tcPr>
          <w:p w14:paraId="2B98316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87.1 </w:t>
            </w:r>
          </w:p>
        </w:tc>
        <w:tc>
          <w:tcPr>
            <w:tcW w:w="0" w:type="auto"/>
            <w:shd w:val="clear" w:color="auto" w:fill="auto"/>
            <w:noWrap/>
            <w:vAlign w:val="center"/>
            <w:hideMark/>
          </w:tcPr>
          <w:p w14:paraId="08ABB11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80.0 </w:t>
            </w:r>
          </w:p>
        </w:tc>
      </w:tr>
      <w:tr w:rsidR="003E5245" w:rsidRPr="000E4D90" w14:paraId="5D3DD069" w14:textId="77777777" w:rsidTr="00DF2EE1">
        <w:trPr>
          <w:trHeight w:val="285"/>
          <w:jc w:val="center"/>
        </w:trPr>
        <w:tc>
          <w:tcPr>
            <w:tcW w:w="0" w:type="auto"/>
            <w:vMerge/>
            <w:vAlign w:val="center"/>
            <w:hideMark/>
          </w:tcPr>
          <w:p w14:paraId="0F4C584D"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7EE44927"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6D74C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C9C347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F96640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81.0 </w:t>
            </w:r>
          </w:p>
        </w:tc>
        <w:tc>
          <w:tcPr>
            <w:tcW w:w="0" w:type="auto"/>
            <w:shd w:val="clear" w:color="auto" w:fill="auto"/>
            <w:noWrap/>
            <w:vAlign w:val="center"/>
            <w:hideMark/>
          </w:tcPr>
          <w:p w14:paraId="7788E28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85.9 </w:t>
            </w:r>
          </w:p>
        </w:tc>
        <w:tc>
          <w:tcPr>
            <w:tcW w:w="0" w:type="auto"/>
            <w:shd w:val="clear" w:color="auto" w:fill="auto"/>
            <w:noWrap/>
            <w:vAlign w:val="center"/>
            <w:hideMark/>
          </w:tcPr>
          <w:p w14:paraId="5966F1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72.9 </w:t>
            </w:r>
          </w:p>
        </w:tc>
      </w:tr>
      <w:tr w:rsidR="003E5245" w:rsidRPr="000E4D90" w14:paraId="456F2716" w14:textId="77777777" w:rsidTr="00DF2EE1">
        <w:trPr>
          <w:trHeight w:val="285"/>
          <w:jc w:val="center"/>
        </w:trPr>
        <w:tc>
          <w:tcPr>
            <w:tcW w:w="0" w:type="auto"/>
            <w:vMerge/>
            <w:vAlign w:val="center"/>
            <w:hideMark/>
          </w:tcPr>
          <w:p w14:paraId="2771404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3EBBF8D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4C459B5B"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2565D0B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4E03FFF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82.5 </w:t>
            </w:r>
          </w:p>
        </w:tc>
        <w:tc>
          <w:tcPr>
            <w:tcW w:w="0" w:type="auto"/>
            <w:shd w:val="clear" w:color="auto" w:fill="auto"/>
            <w:noWrap/>
            <w:vAlign w:val="center"/>
            <w:hideMark/>
          </w:tcPr>
          <w:p w14:paraId="0A7EEB7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74.2 </w:t>
            </w:r>
          </w:p>
        </w:tc>
        <w:tc>
          <w:tcPr>
            <w:tcW w:w="0" w:type="auto"/>
            <w:shd w:val="clear" w:color="auto" w:fill="auto"/>
            <w:noWrap/>
            <w:vAlign w:val="center"/>
            <w:hideMark/>
          </w:tcPr>
          <w:p w14:paraId="421BF41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90.6 </w:t>
            </w:r>
          </w:p>
        </w:tc>
      </w:tr>
    </w:tbl>
    <w:p w14:paraId="543B5AF2" w14:textId="77777777" w:rsidR="003E5245" w:rsidRDefault="003E5245" w:rsidP="003E5245"/>
    <w:p w14:paraId="041CDB99" w14:textId="0CD43F1B" w:rsidR="003E5245" w:rsidRDefault="003E5245" w:rsidP="003E5245">
      <w:pPr>
        <w:rPr>
          <w:highlight w:val="yellow"/>
        </w:rPr>
      </w:pPr>
      <w:r>
        <w:rPr>
          <w:rFonts w:hint="eastAsia"/>
        </w:rPr>
        <w:t>根据</w:t>
      </w:r>
      <w:r w:rsidR="00835B5A">
        <w:fldChar w:fldCharType="begin"/>
      </w:r>
      <w:r w:rsidR="00835B5A">
        <w:instrText xml:space="preserve"> </w:instrText>
      </w:r>
      <w:r w:rsidR="00835B5A">
        <w:rPr>
          <w:rFonts w:hint="eastAsia"/>
        </w:rPr>
        <w:instrText>REF _Ref532982578 \h</w:instrText>
      </w:r>
      <w:r w:rsidR="00835B5A">
        <w:instrText xml:space="preserve"> </w:instrText>
      </w:r>
      <w:r w:rsidR="00835B5A">
        <w:fldChar w:fldCharType="separate"/>
      </w:r>
      <w:r w:rsidR="003D7A16">
        <w:t xml:space="preserve">图 </w:t>
      </w:r>
      <w:r w:rsidR="003D7A16">
        <w:rPr>
          <w:noProof/>
        </w:rPr>
        <w:t>4</w:t>
      </w:r>
      <w:r w:rsidR="00835B5A">
        <w:fldChar w:fldCharType="end"/>
      </w:r>
      <w:r>
        <w:rPr>
          <w:rFonts w:hint="eastAsia"/>
        </w:rPr>
        <w:t>（a）可以看出我们的方法计算出的AHI指数与人工标注的AHI指数具有极高的相关性；在</w:t>
      </w:r>
      <w:r w:rsidR="00835B5A">
        <w:fldChar w:fldCharType="begin"/>
      </w:r>
      <w:r w:rsidR="00835B5A">
        <w:instrText xml:space="preserve"> </w:instrText>
      </w:r>
      <w:r w:rsidR="00835B5A">
        <w:rPr>
          <w:rFonts w:hint="eastAsia"/>
        </w:rPr>
        <w:instrText>REF _Ref532982578 \h</w:instrText>
      </w:r>
      <w:r w:rsidR="00835B5A">
        <w:instrText xml:space="preserve"> </w:instrText>
      </w:r>
      <w:r w:rsidR="00835B5A">
        <w:fldChar w:fldCharType="separate"/>
      </w:r>
      <w:r w:rsidR="003D7A16">
        <w:t xml:space="preserve">图 </w:t>
      </w:r>
      <w:r w:rsidR="003D7A16">
        <w:rPr>
          <w:noProof/>
        </w:rPr>
        <w:t>4</w:t>
      </w:r>
      <w:r w:rsidR="00835B5A">
        <w:fldChar w:fldCharType="end"/>
      </w:r>
      <w:r>
        <w:rPr>
          <w:rFonts w:hint="eastAsia"/>
        </w:rPr>
        <w:t>（b）中可以看到AHI</w:t>
      </w:r>
      <w:r w:rsidRPr="00A35A5C">
        <w:rPr>
          <w:rFonts w:hint="eastAsia"/>
          <w:vertAlign w:val="subscript"/>
        </w:rPr>
        <w:t>est</w:t>
      </w:r>
      <w:r>
        <w:rPr>
          <w:rFonts w:hint="eastAsia"/>
        </w:rPr>
        <w:t>与AHI</w:t>
      </w:r>
      <w:r w:rsidRPr="00A35A5C">
        <w:rPr>
          <w:rFonts w:hint="eastAsia"/>
          <w:vertAlign w:val="subscript"/>
        </w:rPr>
        <w:t>refer</w:t>
      </w:r>
      <w:r>
        <w:rPr>
          <w:rFonts w:hint="eastAsia"/>
        </w:rPr>
        <w:t>的平均误差为-</w:t>
      </w:r>
      <w:r>
        <w:t>2</w:t>
      </w:r>
      <w:r>
        <w:rPr>
          <w:rFonts w:hint="eastAsia"/>
        </w:rPr>
        <w:t>.</w:t>
      </w:r>
      <w:r>
        <w:t>10</w:t>
      </w:r>
      <w:r>
        <w:rPr>
          <w:rFonts w:hint="eastAsia"/>
        </w:rPr>
        <w:t>次/小时，</w:t>
      </w:r>
      <w:r w:rsidR="00B632FB">
        <w:rPr>
          <w:rFonts w:hint="eastAsia"/>
        </w:rPr>
        <w:t>在不同的被试中AHI误差分布在-</w:t>
      </w:r>
      <w:r w:rsidR="00B632FB">
        <w:t>5</w:t>
      </w:r>
      <w:r w:rsidR="00B632FB">
        <w:rPr>
          <w:rFonts w:hint="eastAsia"/>
        </w:rPr>
        <w:t>.</w:t>
      </w:r>
      <w:r w:rsidR="00B632FB">
        <w:t>65</w:t>
      </w:r>
      <w:r w:rsidR="00B632FB">
        <w:rPr>
          <w:rFonts w:hint="eastAsia"/>
        </w:rPr>
        <w:t>至1.</w:t>
      </w:r>
      <w:r w:rsidR="00B632FB">
        <w:t>46</w:t>
      </w:r>
      <w:r w:rsidR="00B632FB">
        <w:rPr>
          <w:rFonts w:hint="eastAsia"/>
        </w:rPr>
        <w:t>次/小时之间，一方面</w:t>
      </w:r>
      <w:r>
        <w:rPr>
          <w:rFonts w:hint="eastAsia"/>
        </w:rPr>
        <w:t>意味着我们的方法更倾向于</w:t>
      </w:r>
      <w:r w:rsidR="00B632FB">
        <w:rPr>
          <w:rFonts w:hint="eastAsia"/>
        </w:rPr>
        <w:t>高估AHI指数</w:t>
      </w:r>
      <w:r>
        <w:rPr>
          <w:rFonts w:hint="eastAsia"/>
        </w:rPr>
        <w:t>，</w:t>
      </w:r>
      <w:r w:rsidR="00B632FB">
        <w:rPr>
          <w:rFonts w:hint="eastAsia"/>
        </w:rPr>
        <w:t>另外一方面</w:t>
      </w:r>
      <w:r w:rsidR="00E74D26">
        <w:rPr>
          <w:rFonts w:hint="eastAsia"/>
        </w:rPr>
        <w:t>我们的方法在不同被试之间显示出良好的一致性。</w:t>
      </w:r>
    </w:p>
    <w:p w14:paraId="62211C5A" w14:textId="73E52875" w:rsidR="003E5245" w:rsidRDefault="003E5245" w:rsidP="003E5245">
      <w:r>
        <w:rPr>
          <w:rFonts w:hint="eastAsia"/>
        </w:rPr>
        <w:t>我们也测试了级联分类器的训练与</w:t>
      </w:r>
      <w:r w:rsidR="00822314">
        <w:rPr>
          <w:rFonts w:hint="eastAsia"/>
        </w:rPr>
        <w:t>预测</w:t>
      </w:r>
      <w:r>
        <w:rPr>
          <w:rFonts w:hint="eastAsia"/>
        </w:rPr>
        <w:t>速度，使用合计超过2</w:t>
      </w:r>
      <w:r>
        <w:t>4</w:t>
      </w:r>
      <w:r>
        <w:rPr>
          <w:rFonts w:hint="eastAsia"/>
        </w:rPr>
        <w:t>万的数据片段对级联分类器进行训练需要花费1</w:t>
      </w:r>
      <w:r>
        <w:t>3.92</w:t>
      </w:r>
      <w:r>
        <w:rPr>
          <w:rFonts w:hint="eastAsia"/>
        </w:rPr>
        <w:t>秒钟的时间，</w:t>
      </w:r>
      <w:r w:rsidR="00822314">
        <w:rPr>
          <w:rFonts w:hint="eastAsia"/>
        </w:rPr>
        <w:t>而相应的预测时间为</w:t>
      </w:r>
      <w:r>
        <w:rPr>
          <w:rFonts w:hint="eastAsia"/>
        </w:rPr>
        <w:t>9</w:t>
      </w:r>
      <w:r>
        <w:t>.10</w:t>
      </w:r>
      <w:r>
        <w:rPr>
          <w:rFonts w:hint="eastAsia"/>
        </w:rPr>
        <w:t>秒钟，</w:t>
      </w:r>
      <w:r w:rsidR="00822314">
        <w:rPr>
          <w:rFonts w:hint="eastAsia"/>
        </w:rPr>
        <w:t>平均</w:t>
      </w:r>
      <w:r>
        <w:rPr>
          <w:rFonts w:hint="eastAsia"/>
        </w:rPr>
        <w:t>0</w:t>
      </w:r>
      <w:r>
        <w:t>.000037</w:t>
      </w:r>
      <w:r>
        <w:rPr>
          <w:rFonts w:hint="eastAsia"/>
        </w:rPr>
        <w:t>秒的时间可以</w:t>
      </w:r>
      <w:r w:rsidR="00822314">
        <w:rPr>
          <w:rFonts w:hint="eastAsia"/>
        </w:rPr>
        <w:t>对一个10秒数据片段做出预测</w:t>
      </w:r>
      <w:r>
        <w:rPr>
          <w:rFonts w:hint="eastAsia"/>
        </w:rPr>
        <w:t>，</w:t>
      </w:r>
      <w:r w:rsidR="00E74D26">
        <w:rPr>
          <w:rFonts w:hint="eastAsia"/>
        </w:rPr>
        <w:t>说明级联分类器模型在训练速度与响应速度方面都满足实时诊断</w:t>
      </w:r>
      <w:r w:rsidR="00E74D26" w:rsidRPr="00BC080F">
        <w:rPr>
          <w:rFonts w:hint="eastAsia"/>
        </w:rPr>
        <w:t>的需求。</w:t>
      </w:r>
    </w:p>
    <w:p w14:paraId="2B498323" w14:textId="5F5C83EF" w:rsidR="003E5245" w:rsidRDefault="003E5245" w:rsidP="003E5245">
      <w:r>
        <w:rPr>
          <w:rFonts w:hint="eastAsia"/>
        </w:rPr>
        <w:t>与其他相关研究对比，我们的方法一方面可以预测出SAHS的严重程度，另外一方面可以定位到每一次SAHS事件的起止点。之前的相关研究</w:t>
      </w:r>
      <w:r w:rsidR="00822314">
        <w:rPr>
          <w:rFonts w:hint="eastAsia"/>
        </w:rPr>
        <w:t>中基于信号整体特征的诊断方式</w:t>
      </w:r>
      <w:r>
        <w:rPr>
          <w:rFonts w:hint="eastAsia"/>
        </w:rPr>
        <w:t>只能做到对SAHS严重程度的判断，</w:t>
      </w:r>
      <w:r w:rsidR="00822314">
        <w:rPr>
          <w:rFonts w:hint="eastAsia"/>
        </w:rPr>
        <w:t>并不能提供相应的时间信息参考</w:t>
      </w:r>
      <w:r>
        <w:rPr>
          <w:rFonts w:hint="eastAsia"/>
        </w:rPr>
        <w:t>，这有可能在临床诊断中带来不便。</w:t>
      </w:r>
      <w:r w:rsidR="00823EC0">
        <w:rPr>
          <w:rFonts w:hint="eastAsia"/>
        </w:rPr>
        <w:t>在基于SAHS事件预测的相关研究中</w:t>
      </w:r>
      <w:r>
        <w:rPr>
          <w:rFonts w:hint="eastAsia"/>
        </w:rPr>
        <w:t>，</w:t>
      </w:r>
      <w:r w:rsidR="00823EC0" w:rsidRPr="00823EC0">
        <w:rPr>
          <w:rFonts w:hint="eastAsia"/>
        </w:rPr>
        <w:t xml:space="preserve"> </w:t>
      </w:r>
      <w:r w:rsidRPr="00823EC0">
        <w:rPr>
          <w:rFonts w:hint="eastAsia"/>
        </w:rPr>
        <w:t>Da</w:t>
      </w:r>
      <w:r w:rsidRPr="00823EC0">
        <w:t xml:space="preserve"> </w:t>
      </w:r>
      <w:r w:rsidRPr="00823EC0">
        <w:rPr>
          <w:rFonts w:hint="eastAsia"/>
        </w:rPr>
        <w:t>Woon</w:t>
      </w:r>
      <w:r w:rsidRPr="00823EC0">
        <w:t xml:space="preserve"> </w:t>
      </w:r>
      <w:r w:rsidRPr="00823EC0">
        <w:rPr>
          <w:rFonts w:hint="eastAsia"/>
        </w:rPr>
        <w:t>Jung等人使用卷积神经网络的方法</w:t>
      </w:r>
      <w:r w:rsidR="00823EC0" w:rsidRPr="00823EC0">
        <w:rPr>
          <w:rFonts w:hint="eastAsia"/>
        </w:rPr>
        <w:t>实现了对SAHS事件的定位以及严重程度的诊断</w:t>
      </w:r>
      <w:r w:rsidRPr="00823EC0">
        <w:rPr>
          <w:rFonts w:hint="eastAsia"/>
        </w:rPr>
        <w:t>，但是需要注意的是一方面</w:t>
      </w:r>
      <w:r w:rsidR="00823EC0" w:rsidRPr="00823EC0">
        <w:rPr>
          <w:rFonts w:hint="eastAsia"/>
        </w:rPr>
        <w:t>卷积神经网络的可解释性不强，不容易为医生与患者所理解；另外一方面</w:t>
      </w:r>
      <w:r w:rsidRPr="00823EC0">
        <w:rPr>
          <w:rFonts w:hint="eastAsia"/>
        </w:rPr>
        <w:t>卷积神经网路所要求的计算量巨大，所需要的训练时间要远远大于其他方法，可能会在临床检测的过程中带来不便</w:t>
      </w:r>
      <w:r w:rsidR="00823EC0" w:rsidRPr="00823EC0">
        <w:rPr>
          <w:rFonts w:hint="eastAsia"/>
        </w:rPr>
        <w:t>。</w:t>
      </w:r>
      <w:r w:rsidRPr="00823EC0">
        <w:rPr>
          <w:rFonts w:hint="eastAsia"/>
        </w:rPr>
        <w:t>而</w:t>
      </w:r>
      <w:r w:rsidRPr="008A72A5">
        <w:rPr>
          <w:rFonts w:hint="eastAsia"/>
        </w:rPr>
        <w:t>我们</w:t>
      </w:r>
      <w:r>
        <w:rPr>
          <w:rFonts w:hint="eastAsia"/>
        </w:rPr>
        <w:t>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3E389268" w14:textId="26A42284" w:rsidR="003E5245" w:rsidRDefault="003E5245" w:rsidP="003E5245">
      <w:r>
        <w:rPr>
          <w:rFonts w:hint="eastAsia"/>
        </w:rPr>
        <w:t>与此同时我们的研究中仍然存在着一些缺陷。</w:t>
      </w:r>
      <w:r w:rsidR="00BB6C17">
        <w:rPr>
          <w:rFonts w:hint="eastAsia"/>
        </w:rPr>
        <w:t>首先我们没有对</w:t>
      </w:r>
      <w:r w:rsidR="00F81C9D">
        <w:rPr>
          <w:rFonts w:hint="eastAsia"/>
        </w:rPr>
        <w:t>Apnea事件与Hypopnea事件进行进一步的分类，将AHI指数细分为AI指数与HI指数在临床诊断中可能会提供更多的病理学信息，值得在以后的工作中进一步研究；另外</w:t>
      </w:r>
      <w:r>
        <w:rPr>
          <w:rFonts w:hint="eastAsia"/>
        </w:rPr>
        <w:t>我们希望能够在未来能够进行在线测试以检验我们方法的实用性。</w:t>
      </w:r>
    </w:p>
    <w:p w14:paraId="7287D4A0" w14:textId="7B3E4256" w:rsidR="00DF2EE1" w:rsidRDefault="00DF2EE1"/>
    <w:p w14:paraId="1E83C745" w14:textId="2E99C843" w:rsidR="00823EC0" w:rsidRDefault="000B78D5">
      <w:pPr>
        <w:rPr>
          <w:b/>
        </w:rPr>
      </w:pPr>
      <w:r>
        <w:rPr>
          <w:rFonts w:hint="eastAsia"/>
          <w:b/>
        </w:rPr>
        <w:t>5.</w:t>
      </w:r>
      <w:r>
        <w:rPr>
          <w:b/>
        </w:rPr>
        <w:t xml:space="preserve"> </w:t>
      </w:r>
      <w:r>
        <w:rPr>
          <w:rFonts w:hint="eastAsia"/>
          <w:b/>
        </w:rPr>
        <w:t>结论</w:t>
      </w:r>
    </w:p>
    <w:p w14:paraId="5CA4727A" w14:textId="4A72EB5E" w:rsidR="000B78D5" w:rsidRPr="000B78D5" w:rsidRDefault="001C0F00">
      <w:r>
        <w:rPr>
          <w:rFonts w:hint="eastAsia"/>
        </w:rPr>
        <w:t>本研究的目的在于提出一种使用口鼻流量信号与血氧信号的级联分类器模型实时检测SAHS事件并且预测AHI指数。基于以上双通道信号形态学特征的级联分类器模型不仅能够</w:t>
      </w:r>
      <w:r w:rsidR="00DD1165">
        <w:rPr>
          <w:rFonts w:hint="eastAsia"/>
        </w:rPr>
        <w:t>提供</w:t>
      </w:r>
      <w:r>
        <w:rPr>
          <w:rFonts w:hint="eastAsia"/>
        </w:rPr>
        <w:t>SAHS事件的</w:t>
      </w:r>
      <w:r w:rsidR="00DD1165">
        <w:rPr>
          <w:rFonts w:hint="eastAsia"/>
        </w:rPr>
        <w:t>时间</w:t>
      </w:r>
      <w:r>
        <w:rPr>
          <w:rFonts w:hint="eastAsia"/>
        </w:rPr>
        <w:t>信息，并且可以对最终的SAHS严重程度做出诊断。与之前的相关研究相比，不仅</w:t>
      </w:r>
      <w:r w:rsidR="00832FD5">
        <w:rPr>
          <w:rFonts w:hint="eastAsia"/>
        </w:rPr>
        <w:t>确保了对SAHS事件检</w:t>
      </w:r>
      <w:r w:rsidR="00832FD5" w:rsidRPr="00832FD5">
        <w:rPr>
          <w:rFonts w:hint="eastAsia"/>
          <w:highlight w:val="yellow"/>
        </w:rPr>
        <w:t>测的高分辨率</w:t>
      </w:r>
      <w:r w:rsidRPr="00832FD5">
        <w:rPr>
          <w:rFonts w:hint="eastAsia"/>
          <w:highlight w:val="yellow"/>
        </w:rPr>
        <w:t>，</w:t>
      </w:r>
      <w:r w:rsidR="00832FD5" w:rsidRPr="00832FD5">
        <w:rPr>
          <w:rFonts w:hint="eastAsia"/>
          <w:highlight w:val="yellow"/>
        </w:rPr>
        <w:t>而且降低了整个检测过程的计算量，</w:t>
      </w:r>
      <w:r w:rsidR="005373F9">
        <w:rPr>
          <w:rFonts w:hint="eastAsia"/>
          <w:highlight w:val="yellow"/>
        </w:rPr>
        <w:t>有希望成为SAHS实施诊断的有效工具。</w:t>
      </w:r>
    </w:p>
    <w:p w14:paraId="54DEED7C" w14:textId="77777777" w:rsidR="00DF2EE1" w:rsidRDefault="00DF2EE1"/>
    <w:p w14:paraId="0B9E2D47" w14:textId="77777777" w:rsidR="000C1FD6" w:rsidRPr="000C1FD6" w:rsidRDefault="00DF2EE1" w:rsidP="000C1FD6">
      <w:pPr>
        <w:pStyle w:val="EndNoteBibliography"/>
        <w:ind w:left="720" w:hanging="720"/>
      </w:pPr>
      <w:r>
        <w:fldChar w:fldCharType="begin"/>
      </w:r>
      <w:r>
        <w:instrText xml:space="preserve"> ADDIN EN.REFLIST </w:instrText>
      </w:r>
      <w:r>
        <w:fldChar w:fldCharType="separate"/>
      </w:r>
      <w:r w:rsidR="000C1FD6" w:rsidRPr="000C1FD6">
        <w:t>[1]</w:t>
      </w:r>
      <w:r w:rsidR="000C1FD6" w:rsidRPr="000C1FD6">
        <w:tab/>
        <w:t>W. W. Flemons</w:t>
      </w:r>
      <w:r w:rsidR="000C1FD6" w:rsidRPr="000C1FD6">
        <w:rPr>
          <w:i/>
        </w:rPr>
        <w:t xml:space="preserve"> et al.</w:t>
      </w:r>
      <w:r w:rsidR="000C1FD6" w:rsidRPr="000C1FD6">
        <w:t xml:space="preserve">, "Sleep-related breathing disorders in adults: Recommendations for syndrome definition and measurement techniques in clinical research," (in English), </w:t>
      </w:r>
      <w:r w:rsidR="000C1FD6" w:rsidRPr="000C1FD6">
        <w:rPr>
          <w:i/>
        </w:rPr>
        <w:t xml:space="preserve">Sleep, </w:t>
      </w:r>
      <w:r w:rsidR="000C1FD6" w:rsidRPr="000C1FD6">
        <w:t>Review vol. 22, no. 5, pp. 667-689, Aug 1999.</w:t>
      </w:r>
    </w:p>
    <w:p w14:paraId="40229618" w14:textId="77777777" w:rsidR="000C1FD6" w:rsidRPr="000C1FD6" w:rsidRDefault="000C1FD6" w:rsidP="000C1FD6">
      <w:pPr>
        <w:pStyle w:val="EndNoteBibliography"/>
        <w:ind w:left="720" w:hanging="720"/>
      </w:pPr>
      <w:r w:rsidRPr="000C1FD6">
        <w:t>[2]</w:t>
      </w:r>
      <w:r w:rsidRPr="000C1FD6">
        <w:tab/>
        <w:t xml:space="preserve">A. S. Jordan, D. G. McSharry, and A. Malhotra, "Adult obstructive sleep apnoea," </w:t>
      </w:r>
      <w:r w:rsidRPr="000C1FD6">
        <w:rPr>
          <w:i/>
        </w:rPr>
        <w:t xml:space="preserve">Lancet, </w:t>
      </w:r>
      <w:r w:rsidRPr="000C1FD6">
        <w:t>vol. 383, no. 9918, pp. 736-747, Feb 22 2014.</w:t>
      </w:r>
    </w:p>
    <w:p w14:paraId="7D2F2558" w14:textId="77777777" w:rsidR="000C1FD6" w:rsidRPr="000C1FD6" w:rsidRDefault="000C1FD6" w:rsidP="000C1FD6">
      <w:pPr>
        <w:pStyle w:val="EndNoteBibliography"/>
        <w:ind w:left="720" w:hanging="720"/>
      </w:pPr>
      <w:r w:rsidRPr="000C1FD6">
        <w:t>[3]</w:t>
      </w:r>
      <w:r w:rsidRPr="000C1FD6">
        <w:tab/>
        <w:t xml:space="preserve">T. Young, M. Palta, J. Dempsey, J. Skatrud, S. Weber, and S. Badr, "The occurrence of sleep-disordered breathing among middle-aged adults," </w:t>
      </w:r>
      <w:r w:rsidRPr="000C1FD6">
        <w:rPr>
          <w:i/>
        </w:rPr>
        <w:t xml:space="preserve">The New England journal of medicine, </w:t>
      </w:r>
      <w:r w:rsidRPr="000C1FD6">
        <w:t>vol. 328, no. 17, pp. 1230-5, 1993-Apr-29 1993.</w:t>
      </w:r>
    </w:p>
    <w:p w14:paraId="1BDEA14D" w14:textId="77777777" w:rsidR="000C1FD6" w:rsidRPr="000C1FD6" w:rsidRDefault="000C1FD6" w:rsidP="000C1FD6">
      <w:pPr>
        <w:pStyle w:val="EndNoteBibliography"/>
        <w:ind w:left="720" w:hanging="720"/>
      </w:pPr>
      <w:r w:rsidRPr="000C1FD6">
        <w:lastRenderedPageBreak/>
        <w:t>[4]</w:t>
      </w:r>
      <w:r w:rsidRPr="000C1FD6">
        <w:tab/>
        <w:t xml:space="preserve">J. N. McNames, A. M. Fraser, and I. Ieee, "Obstructive sleep apnea classification based on spectrogram patterns in the electrocardiogram," in </w:t>
      </w:r>
      <w:r w:rsidRPr="000C1FD6">
        <w:rPr>
          <w:i/>
        </w:rPr>
        <w:t>Computers in Cardiology 2000, Vol 27</w:t>
      </w:r>
      <w:r w:rsidRPr="000C1FD6">
        <w:t>, vol. 27(Computers in Cardiology, 2000, pp. 749-752.</w:t>
      </w:r>
    </w:p>
    <w:p w14:paraId="23201B96" w14:textId="77777777" w:rsidR="000C1FD6" w:rsidRPr="000C1FD6" w:rsidRDefault="000C1FD6" w:rsidP="000C1FD6">
      <w:pPr>
        <w:pStyle w:val="EndNoteBibliography"/>
        <w:ind w:left="720" w:hanging="720"/>
      </w:pPr>
      <w:r w:rsidRPr="000C1FD6">
        <w:t>[5]</w:t>
      </w:r>
      <w:r w:rsidRPr="000C1FD6">
        <w:tab/>
        <w:t xml:space="preserve">O. Timus and E. Dogru Bolat, "k-NN-based classification of sleep apnea types using ECG," </w:t>
      </w:r>
      <w:r w:rsidRPr="000C1FD6">
        <w:rPr>
          <w:i/>
        </w:rPr>
        <w:t xml:space="preserve">Turkish Journal of Electrical Engineering and Computer Sciences, </w:t>
      </w:r>
      <w:r w:rsidRPr="000C1FD6">
        <w:t>vol. 25, no. 4, pp. 3008-3023, 2017 2017.</w:t>
      </w:r>
    </w:p>
    <w:p w14:paraId="204C5F6B" w14:textId="77777777" w:rsidR="000C1FD6" w:rsidRPr="000C1FD6" w:rsidRDefault="000C1FD6" w:rsidP="000C1FD6">
      <w:pPr>
        <w:pStyle w:val="EndNoteBibliography"/>
        <w:ind w:left="720" w:hanging="720"/>
      </w:pPr>
      <w:r w:rsidRPr="000C1FD6">
        <w:t>[6]</w:t>
      </w:r>
      <w:r w:rsidRPr="000C1FD6">
        <w:tab/>
        <w:t xml:space="preserve">M. Bsoul, H. Minn, and L. Tamil, "Apnea MedAssist: Real-time Sleep Apnea Monitor Using Single-Lead ECG," </w:t>
      </w:r>
      <w:r w:rsidRPr="000C1FD6">
        <w:rPr>
          <w:i/>
        </w:rPr>
        <w:t xml:space="preserve">Ieee Transactions on Information Technology in Biomedicine, </w:t>
      </w:r>
      <w:r w:rsidRPr="000C1FD6">
        <w:t>vol. 15, no. 3, pp. 416-427, May 2011.</w:t>
      </w:r>
    </w:p>
    <w:p w14:paraId="711F184A" w14:textId="77777777" w:rsidR="000C1FD6" w:rsidRPr="000C1FD6" w:rsidRDefault="000C1FD6" w:rsidP="000C1FD6">
      <w:pPr>
        <w:pStyle w:val="EndNoteBibliography"/>
        <w:ind w:left="720" w:hanging="720"/>
      </w:pPr>
      <w:r w:rsidRPr="000C1FD6">
        <w:t>[7]</w:t>
      </w:r>
      <w:r w:rsidRPr="000C1FD6">
        <w:tab/>
        <w:t>S. H. Choi</w:t>
      </w:r>
      <w:r w:rsidRPr="000C1FD6">
        <w:rPr>
          <w:i/>
        </w:rPr>
        <w:t xml:space="preserve"> et al.</w:t>
      </w:r>
      <w:r w:rsidRPr="000C1FD6">
        <w:t xml:space="preserve">, "Real-time apnea-hypopnea event detection during sleep by convolutional neural networks," </w:t>
      </w:r>
      <w:r w:rsidRPr="000C1FD6">
        <w:rPr>
          <w:i/>
        </w:rPr>
        <w:t xml:space="preserve">Computers in Biology and Medicine, </w:t>
      </w:r>
      <w:r w:rsidRPr="000C1FD6">
        <w:t>vol. 100, pp. 123-131, 2018/09/01/ 2018.</w:t>
      </w:r>
    </w:p>
    <w:p w14:paraId="2F1BF580" w14:textId="77777777" w:rsidR="000C1FD6" w:rsidRPr="000C1FD6" w:rsidRDefault="000C1FD6" w:rsidP="000C1FD6">
      <w:pPr>
        <w:pStyle w:val="EndNoteBibliography"/>
        <w:ind w:left="720" w:hanging="720"/>
      </w:pPr>
      <w:r w:rsidRPr="000C1FD6">
        <w:t>[8]</w:t>
      </w:r>
      <w:r w:rsidRPr="000C1FD6">
        <w:tab/>
        <w:t xml:space="preserve">G. C. Gutierrez-Tobal, D. Alvarez, F. del Campo, and R. Hornero, "Utility of AdaBoost to Detect Sleep Apnea-Hypopnea Syndrome From Single-Channel Airflow," (in English), </w:t>
      </w:r>
      <w:r w:rsidRPr="000C1FD6">
        <w:rPr>
          <w:i/>
        </w:rPr>
        <w:t xml:space="preserve">Ieee Transactions on Biomedical Engineering, </w:t>
      </w:r>
      <w:r w:rsidRPr="000C1FD6">
        <w:t>Article vol. 63, no. 3, pp. 636-646, Mar 2016.</w:t>
      </w:r>
    </w:p>
    <w:p w14:paraId="03BE9D37" w14:textId="77777777" w:rsidR="000C1FD6" w:rsidRPr="000C1FD6" w:rsidRDefault="000C1FD6" w:rsidP="000C1FD6">
      <w:pPr>
        <w:pStyle w:val="EndNoteBibliography"/>
        <w:ind w:left="720" w:hanging="720"/>
      </w:pPr>
      <w:r w:rsidRPr="000C1FD6">
        <w:t>[9]</w:t>
      </w:r>
      <w:r w:rsidRPr="000C1FD6">
        <w:tab/>
        <w:t xml:space="preserve">H. Lee, J. Park, H. Kim, and K.-J. Lee, "New Rule-Based Algorithm for Real-Time Detecting Sleep Apnea and Hypopnea Events Using a Nasal Pressure Signal," </w:t>
      </w:r>
      <w:r w:rsidRPr="000C1FD6">
        <w:rPr>
          <w:i/>
        </w:rPr>
        <w:t xml:space="preserve">Journal of Medical Systems, </w:t>
      </w:r>
      <w:r w:rsidRPr="000C1FD6">
        <w:t>vol. 40, no. 12, Dec 2016, Art. no. 282.</w:t>
      </w:r>
    </w:p>
    <w:p w14:paraId="401FBED7" w14:textId="77777777" w:rsidR="000C1FD6" w:rsidRPr="000C1FD6" w:rsidRDefault="000C1FD6" w:rsidP="000C1FD6">
      <w:pPr>
        <w:pStyle w:val="EndNoteBibliography"/>
        <w:ind w:left="720" w:hanging="720"/>
      </w:pPr>
      <w:r w:rsidRPr="000C1FD6">
        <w:t>[10]</w:t>
      </w:r>
      <w:r w:rsidRPr="000C1FD6">
        <w:tab/>
        <w:t xml:space="preserve">H. Nakano, T. Tanigawao, T. Furukawa, and S. Nishima, "Automatic detection of sleep-disordered breathing from a single-channel airflow record," </w:t>
      </w:r>
      <w:r w:rsidRPr="000C1FD6">
        <w:rPr>
          <w:i/>
        </w:rPr>
        <w:t xml:space="preserve">European Respiratory Journal, </w:t>
      </w:r>
      <w:r w:rsidRPr="000C1FD6">
        <w:t>vol. 29, no. 4, pp. 728-736, Apr 2007.</w:t>
      </w:r>
    </w:p>
    <w:p w14:paraId="5CAC4E60" w14:textId="77777777" w:rsidR="000C1FD6" w:rsidRPr="000C1FD6" w:rsidRDefault="000C1FD6" w:rsidP="000C1FD6">
      <w:pPr>
        <w:pStyle w:val="EndNoteBibliography"/>
        <w:ind w:left="720" w:hanging="720"/>
      </w:pPr>
      <w:r w:rsidRPr="000C1FD6">
        <w:t>[11]</w:t>
      </w:r>
      <w:r w:rsidRPr="000C1FD6">
        <w:tab/>
        <w:t>D. W. Jung</w:t>
      </w:r>
      <w:r w:rsidRPr="000C1FD6">
        <w:rPr>
          <w:i/>
        </w:rPr>
        <w:t xml:space="preserve"> et al.</w:t>
      </w:r>
      <w:r w:rsidRPr="000C1FD6">
        <w:t xml:space="preserve">, "Real-Time Automatic Apneic Event Detection Using Nocturnal Pulse Oximetry," (in English), </w:t>
      </w:r>
      <w:r w:rsidRPr="000C1FD6">
        <w:rPr>
          <w:i/>
        </w:rPr>
        <w:t xml:space="preserve">Ieee Transactions on Biomedical Engineering, </w:t>
      </w:r>
      <w:r w:rsidRPr="000C1FD6">
        <w:t>Article vol. 65, no. 3, pp. 706-712, Mar 2018.</w:t>
      </w:r>
    </w:p>
    <w:p w14:paraId="60DFC106" w14:textId="77777777" w:rsidR="000C1FD6" w:rsidRPr="000C1FD6" w:rsidRDefault="000C1FD6" w:rsidP="000C1FD6">
      <w:pPr>
        <w:pStyle w:val="EndNoteBibliography"/>
        <w:ind w:left="720" w:hanging="720"/>
      </w:pPr>
      <w:r w:rsidRPr="000C1FD6">
        <w:t>[12]</w:t>
      </w:r>
      <w:r w:rsidRPr="000C1FD6">
        <w:tab/>
        <w:t xml:space="preserve">J. Sola-Soler, J. Antonio Fiz, J. Morera, and R. Jane, "Multiclass classification of subjects with sleep apnoea-hypopnoea syndrome through snoring analysis," </w:t>
      </w:r>
      <w:r w:rsidRPr="000C1FD6">
        <w:rPr>
          <w:i/>
        </w:rPr>
        <w:t xml:space="preserve">Medical Engineering &amp; Physics, </w:t>
      </w:r>
      <w:r w:rsidRPr="000C1FD6">
        <w:t>vol. 34, no. 9, pp. 1213-1220, Nov 2012.</w:t>
      </w:r>
    </w:p>
    <w:p w14:paraId="3C91F9A4" w14:textId="77777777" w:rsidR="000C1FD6" w:rsidRPr="000C1FD6" w:rsidRDefault="000C1FD6" w:rsidP="000C1FD6">
      <w:pPr>
        <w:pStyle w:val="EndNoteBibliography"/>
        <w:ind w:left="720" w:hanging="720"/>
      </w:pPr>
      <w:r w:rsidRPr="000C1FD6">
        <w:t>[13]</w:t>
      </w:r>
      <w:r w:rsidRPr="000C1FD6">
        <w:tab/>
        <w:t xml:space="preserve">W. Huang, B. Guo, Y. Shen, and X. Tang, "A novel method to precisely detect apnea and hypopnea events by airflow and oximetry signals," </w:t>
      </w:r>
      <w:r w:rsidRPr="000C1FD6">
        <w:rPr>
          <w:i/>
        </w:rPr>
        <w:t xml:space="preserve">Computers in Biology and Medicine, </w:t>
      </w:r>
      <w:r w:rsidRPr="000C1FD6">
        <w:t>vol. 88, pp. 32-40, Sep 1 2017.</w:t>
      </w:r>
    </w:p>
    <w:p w14:paraId="7FD9EACC" w14:textId="77777777" w:rsidR="000C1FD6" w:rsidRPr="000C1FD6" w:rsidRDefault="000C1FD6" w:rsidP="000C1FD6">
      <w:pPr>
        <w:pStyle w:val="EndNoteBibliography"/>
        <w:ind w:left="720" w:hanging="720"/>
      </w:pPr>
      <w:r w:rsidRPr="000C1FD6">
        <w:t>[14]</w:t>
      </w:r>
      <w:r w:rsidRPr="000C1FD6">
        <w:tab/>
        <w:t xml:space="preserve">B. Xie and H. Minn, "Real-Time Sleep Apnea Detection by Classifier Combination," </w:t>
      </w:r>
      <w:r w:rsidRPr="000C1FD6">
        <w:rPr>
          <w:i/>
        </w:rPr>
        <w:t xml:space="preserve">IEEE Transactions on Information Technology in Biomedicine, </w:t>
      </w:r>
      <w:r w:rsidRPr="000C1FD6">
        <w:t>vol. 16, no. 3, pp. 469-477, 2012.</w:t>
      </w:r>
    </w:p>
    <w:p w14:paraId="5CD5926F" w14:textId="77777777" w:rsidR="000C1FD6" w:rsidRPr="000C1FD6" w:rsidRDefault="000C1FD6" w:rsidP="000C1FD6">
      <w:pPr>
        <w:pStyle w:val="EndNoteBibliography"/>
        <w:ind w:left="720" w:hanging="720"/>
      </w:pPr>
      <w:r w:rsidRPr="000C1FD6">
        <w:t>[15]</w:t>
      </w:r>
      <w:r w:rsidRPr="000C1FD6">
        <w:tab/>
        <w:t xml:space="preserve">N. Hoa Dinh, B. A. Wilkins, Q. Cheng, and B. A. Benjamin, "An Online Sleep Apnea Detection Method Based on Recurrence Quantification Analysis," </w:t>
      </w:r>
      <w:r w:rsidRPr="000C1FD6">
        <w:rPr>
          <w:i/>
        </w:rPr>
        <w:t xml:space="preserve">Ieee Journal of Biomedical and Health Informatics, </w:t>
      </w:r>
      <w:r w:rsidRPr="000C1FD6">
        <w:t>vol. 18, no. 4, pp. 1285-1293, Jul 2014.</w:t>
      </w:r>
    </w:p>
    <w:p w14:paraId="597D3735" w14:textId="77777777" w:rsidR="000C1FD6" w:rsidRPr="000C1FD6" w:rsidRDefault="000C1FD6" w:rsidP="000C1FD6">
      <w:pPr>
        <w:pStyle w:val="EndNoteBibliography"/>
        <w:ind w:left="720" w:hanging="720"/>
      </w:pPr>
      <w:r w:rsidRPr="000C1FD6">
        <w:t>[16]</w:t>
      </w:r>
      <w:r w:rsidRPr="000C1FD6">
        <w:tab/>
        <w:t xml:space="preserve">D. W. Jung, S. H. Hwang, Y. J. Lee, D.-U. Jeong, and K. S. Park, "Apnea-Hypopnea Index Prediction Using Electrocardiogram Acquired During the Sleep-Onset Period," </w:t>
      </w:r>
      <w:r w:rsidRPr="000C1FD6">
        <w:rPr>
          <w:i/>
        </w:rPr>
        <w:t xml:space="preserve">Ieee Transactions on Biomedical Engineering, </w:t>
      </w:r>
      <w:r w:rsidRPr="000C1FD6">
        <w:t>vol. 64, no. 2, pp. 295-301, Feb 2017.</w:t>
      </w:r>
    </w:p>
    <w:p w14:paraId="6AA7EF66" w14:textId="77777777" w:rsidR="000C1FD6" w:rsidRPr="000C1FD6" w:rsidRDefault="000C1FD6" w:rsidP="000C1FD6">
      <w:pPr>
        <w:pStyle w:val="EndNoteBibliography"/>
        <w:ind w:left="720" w:hanging="720"/>
      </w:pPr>
      <w:r w:rsidRPr="000C1FD6">
        <w:t>[17]</w:t>
      </w:r>
      <w:r w:rsidRPr="000C1FD6">
        <w:tab/>
        <w:t>R. Berry</w:t>
      </w:r>
      <w:r w:rsidRPr="000C1FD6">
        <w:rPr>
          <w:i/>
        </w:rPr>
        <w:t xml:space="preserve"> et al.</w:t>
      </w:r>
      <w:r w:rsidRPr="000C1FD6">
        <w:t xml:space="preserve">, "Rules for scoring respiratory events in sleep: update of the 2007 AASM Manual for the Scoring of Sleep and Associated Events. Deliberations of the Sleep Apnea Definitions Task Force of the American Academy of Sleep Medicine," (in eng), </w:t>
      </w:r>
      <w:r w:rsidRPr="000C1FD6">
        <w:rPr>
          <w:i/>
        </w:rPr>
        <w:t xml:space="preserve">J Clin Sleep Med, </w:t>
      </w:r>
      <w:r w:rsidRPr="000C1FD6">
        <w:t>vol. 8, no. 5, pp. 597-619, 2012.</w:t>
      </w:r>
    </w:p>
    <w:p w14:paraId="2371A9FE" w14:textId="77777777" w:rsidR="000C1FD6" w:rsidRPr="000C1FD6" w:rsidRDefault="000C1FD6" w:rsidP="000C1FD6">
      <w:pPr>
        <w:pStyle w:val="EndNoteBibliography"/>
        <w:ind w:left="720" w:hanging="720"/>
      </w:pPr>
      <w:r w:rsidRPr="000C1FD6">
        <w:t>[18]</w:t>
      </w:r>
      <w:r w:rsidRPr="000C1FD6">
        <w:tab/>
        <w:t xml:space="preserve">A. Qureshi, R. D. Ballard, and H. S. Nelson, "Obstructive sleep apnea," </w:t>
      </w:r>
      <w:r w:rsidRPr="000C1FD6">
        <w:rPr>
          <w:i/>
        </w:rPr>
        <w:t xml:space="preserve">Journal of Allergy and Clinical Immunology, </w:t>
      </w:r>
      <w:r w:rsidRPr="000C1FD6">
        <w:t>vol. 112, no. 4, pp. 643-651, 2003/10/01/ 2003.</w:t>
      </w:r>
    </w:p>
    <w:p w14:paraId="529B1728" w14:textId="77777777" w:rsidR="000C1FD6" w:rsidRPr="000C1FD6" w:rsidRDefault="000C1FD6" w:rsidP="000C1FD6">
      <w:pPr>
        <w:pStyle w:val="EndNoteBibliography"/>
        <w:ind w:left="720" w:hanging="720"/>
      </w:pPr>
      <w:r w:rsidRPr="000C1FD6">
        <w:lastRenderedPageBreak/>
        <w:t>[19]</w:t>
      </w:r>
      <w:r w:rsidRPr="000C1FD6">
        <w:tab/>
        <w:t xml:space="preserve">f. American academy of sleep medicine task, "Sleep-related breathing disorders in adults : recommendations for syndrome definition and measurement techniques in clinical research," </w:t>
      </w:r>
      <w:r w:rsidRPr="000C1FD6">
        <w:rPr>
          <w:i/>
        </w:rPr>
        <w:t xml:space="preserve">Sleep, </w:t>
      </w:r>
      <w:r w:rsidRPr="000C1FD6">
        <w:t>vol. 22, pp. 667-689, 1999 1999.</w:t>
      </w:r>
    </w:p>
    <w:p w14:paraId="40E35F45" w14:textId="77777777" w:rsidR="000C1FD6" w:rsidRPr="000C1FD6" w:rsidRDefault="000C1FD6" w:rsidP="000C1FD6">
      <w:pPr>
        <w:pStyle w:val="EndNoteBibliography"/>
        <w:ind w:left="720" w:hanging="720"/>
      </w:pPr>
      <w:r w:rsidRPr="000C1FD6">
        <w:t>[20]</w:t>
      </w:r>
      <w:r w:rsidRPr="000C1FD6">
        <w:tab/>
        <w:t>S. Rostig</w:t>
      </w:r>
      <w:r w:rsidRPr="000C1FD6">
        <w:rPr>
          <w:i/>
        </w:rPr>
        <w:t xml:space="preserve"> et al.</w:t>
      </w:r>
      <w:r w:rsidRPr="000C1FD6">
        <w:t xml:space="preserve">, "Nonrandom variability of respiration during sleep in healthy humans," </w:t>
      </w:r>
      <w:r w:rsidRPr="000C1FD6">
        <w:rPr>
          <w:i/>
        </w:rPr>
        <w:t xml:space="preserve">Sleep, </w:t>
      </w:r>
      <w:r w:rsidRPr="000C1FD6">
        <w:t>vol. 28, no. 4, pp. 411-417, Apr 1 2005.</w:t>
      </w:r>
    </w:p>
    <w:p w14:paraId="7077C759" w14:textId="22D42D87" w:rsidR="00B310EE" w:rsidRPr="003E5245" w:rsidRDefault="00DF2EE1">
      <w:r>
        <w:fldChar w:fldCharType="end"/>
      </w:r>
    </w:p>
    <w:sectPr w:rsidR="00B310EE" w:rsidRPr="003E524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4" w:author="sunset" w:date="2018-12-23T12:52:00Z" w:initials="s">
    <w:p w14:paraId="49278120" w14:textId="77777777" w:rsidR="00767999" w:rsidRDefault="00767999">
      <w:pPr>
        <w:pStyle w:val="ad"/>
      </w:pPr>
      <w:r>
        <w:rPr>
          <w:rStyle w:val="ac"/>
        </w:rPr>
        <w:annotationRef/>
      </w:r>
      <w:r>
        <w:rPr>
          <w:rFonts w:hint="eastAsia"/>
        </w:rPr>
        <w:t>虚警有点过高，比较刺眼，对于虚警有没有进一步分析说明？</w:t>
      </w:r>
    </w:p>
  </w:comment>
  <w:comment w:id="45" w:author="sunset" w:date="2018-12-23T12:53:00Z" w:initials="s">
    <w:p w14:paraId="66BFF27D" w14:textId="77777777" w:rsidR="00767999" w:rsidRDefault="00767999">
      <w:pPr>
        <w:pStyle w:val="ad"/>
      </w:pPr>
      <w:r>
        <w:rPr>
          <w:rStyle w:val="ac"/>
        </w:rPr>
        <w:annotationRef/>
      </w:r>
      <w:r>
        <w:t>7？</w:t>
      </w:r>
    </w:p>
  </w:comment>
  <w:comment w:id="51" w:author="sunset" w:date="2018-12-23T12:55:00Z" w:initials="s">
    <w:p w14:paraId="197C245A" w14:textId="77777777" w:rsidR="00767999" w:rsidRDefault="00767999">
      <w:pPr>
        <w:pStyle w:val="ad"/>
      </w:pPr>
      <w:r>
        <w:rPr>
          <w:rStyle w:val="ac"/>
        </w:rPr>
        <w:annotationRef/>
      </w:r>
      <w:r>
        <w:t>23</w:t>
      </w:r>
      <w:r>
        <w:rPr>
          <w:rFonts w:hint="eastAsia"/>
        </w:rPr>
        <w:t>秒怎么来的有依据吗？个体差异影响严重吗？</w:t>
      </w:r>
    </w:p>
  </w:comment>
  <w:comment w:id="52" w:author="sunset" w:date="2018-12-23T12:56:00Z" w:initials="s">
    <w:p w14:paraId="5C6F95E5" w14:textId="77777777" w:rsidR="00767999" w:rsidRDefault="00767999">
      <w:pPr>
        <w:pStyle w:val="ad"/>
      </w:pPr>
      <w:r>
        <w:rPr>
          <w:rStyle w:val="ac"/>
        </w:rPr>
        <w:annotationRef/>
      </w:r>
      <w:r>
        <w:t>23</w:t>
      </w:r>
      <w:r>
        <w:rPr>
          <w:rFonts w:hint="eastAsia"/>
        </w:rPr>
        <w:t>秒的依据？个体差异如何影响？</w:t>
      </w:r>
    </w:p>
  </w:comment>
  <w:comment w:id="55" w:author="sunset" w:date="2018-12-23T12:58:00Z" w:initials="s">
    <w:p w14:paraId="1E4EBCA1" w14:textId="77777777" w:rsidR="00767999" w:rsidRDefault="00767999">
      <w:pPr>
        <w:pStyle w:val="ad"/>
      </w:pPr>
      <w:r>
        <w:rPr>
          <w:rStyle w:val="ac"/>
        </w:rPr>
        <w:annotationRef/>
      </w:r>
      <w:r>
        <w:rPr>
          <w:rFonts w:hint="eastAsia"/>
        </w:rPr>
        <w:t>这种口吻会把评审专家的关注点转移到研究更好的滤波器。。。</w:t>
      </w:r>
    </w:p>
  </w:comment>
  <w:comment w:id="59" w:author="sunset" w:date="2018-12-23T13:01:00Z" w:initials="s">
    <w:p w14:paraId="6E8979CF" w14:textId="77777777" w:rsidR="00767999" w:rsidRDefault="00767999">
      <w:pPr>
        <w:pStyle w:val="ad"/>
      </w:pPr>
      <w:r>
        <w:rPr>
          <w:rStyle w:val="ac"/>
        </w:rPr>
        <w:annotationRef/>
      </w:r>
      <w:r>
        <w:rPr>
          <w:rFonts w:hint="eastAsia"/>
        </w:rPr>
        <w:t>这部分措辞可能要进一步斟酌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278120" w15:done="0"/>
  <w15:commentEx w15:paraId="66BFF27D" w15:done="1"/>
  <w15:commentEx w15:paraId="197C245A" w15:done="0"/>
  <w15:commentEx w15:paraId="5C6F95E5" w15:done="0"/>
  <w15:commentEx w15:paraId="1E4EBCA1" w15:done="0"/>
  <w15:commentEx w15:paraId="6E8979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278120" w16cid:durableId="1FCBB440"/>
  <w16cid:commentId w16cid:paraId="197C245A" w16cid:durableId="1FCBB442"/>
  <w16cid:commentId w16cid:paraId="5C6F95E5" w16cid:durableId="1FCBB443"/>
  <w16cid:commentId w16cid:paraId="1E4EBCA1" w16cid:durableId="1FCBB444"/>
  <w16cid:commentId w16cid:paraId="6E8979CF" w16cid:durableId="1FCBB4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16197" w14:textId="77777777" w:rsidR="008A0936" w:rsidRDefault="008A0936" w:rsidP="00991E30">
      <w:r>
        <w:separator/>
      </w:r>
    </w:p>
  </w:endnote>
  <w:endnote w:type="continuationSeparator" w:id="0">
    <w:p w14:paraId="6D9B6D61" w14:textId="77777777" w:rsidR="008A0936" w:rsidRDefault="008A0936" w:rsidP="00991E30">
      <w:r>
        <w:continuationSeparator/>
      </w:r>
    </w:p>
  </w:endnote>
  <w:endnote w:type="continuationNotice" w:id="1">
    <w:p w14:paraId="29E252CD" w14:textId="77777777" w:rsidR="008A0936" w:rsidRDefault="008A09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81F01A" w14:textId="77777777" w:rsidR="008A0936" w:rsidRDefault="008A0936" w:rsidP="00991E30">
      <w:r>
        <w:separator/>
      </w:r>
    </w:p>
  </w:footnote>
  <w:footnote w:type="continuationSeparator" w:id="0">
    <w:p w14:paraId="2255F366" w14:textId="77777777" w:rsidR="008A0936" w:rsidRDefault="008A0936" w:rsidP="00991E30">
      <w:r>
        <w:continuationSeparator/>
      </w:r>
    </w:p>
  </w:footnote>
  <w:footnote w:type="continuationNotice" w:id="1">
    <w:p w14:paraId="565F3E7F" w14:textId="77777777" w:rsidR="008A0936" w:rsidRDefault="008A0936"/>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2&lt;/item&gt;&lt;/record-ids&gt;&lt;/item&gt;&lt;/Libraries&gt;"/>
  </w:docVars>
  <w:rsids>
    <w:rsidRoot w:val="00270CF7"/>
    <w:rsid w:val="000002C6"/>
    <w:rsid w:val="00022DE8"/>
    <w:rsid w:val="00027AE6"/>
    <w:rsid w:val="00047511"/>
    <w:rsid w:val="000723DF"/>
    <w:rsid w:val="00095EF8"/>
    <w:rsid w:val="000B78D5"/>
    <w:rsid w:val="000C1FD6"/>
    <w:rsid w:val="000E4B71"/>
    <w:rsid w:val="000F6E05"/>
    <w:rsid w:val="00110255"/>
    <w:rsid w:val="00134B46"/>
    <w:rsid w:val="001576E2"/>
    <w:rsid w:val="00163DDE"/>
    <w:rsid w:val="00175F29"/>
    <w:rsid w:val="001914E3"/>
    <w:rsid w:val="0019591B"/>
    <w:rsid w:val="00197D1A"/>
    <w:rsid w:val="001A71FE"/>
    <w:rsid w:val="001A752A"/>
    <w:rsid w:val="001C0F00"/>
    <w:rsid w:val="001D0593"/>
    <w:rsid w:val="001E71D2"/>
    <w:rsid w:val="001E7985"/>
    <w:rsid w:val="00205719"/>
    <w:rsid w:val="00246C0A"/>
    <w:rsid w:val="00270CF7"/>
    <w:rsid w:val="0030008E"/>
    <w:rsid w:val="003524DC"/>
    <w:rsid w:val="0035688A"/>
    <w:rsid w:val="00356A24"/>
    <w:rsid w:val="003A67C1"/>
    <w:rsid w:val="003C216D"/>
    <w:rsid w:val="003C7CDC"/>
    <w:rsid w:val="003D5152"/>
    <w:rsid w:val="003D7A16"/>
    <w:rsid w:val="003E5245"/>
    <w:rsid w:val="00436AA2"/>
    <w:rsid w:val="00440869"/>
    <w:rsid w:val="00477522"/>
    <w:rsid w:val="00484775"/>
    <w:rsid w:val="004962C2"/>
    <w:rsid w:val="004E3AF3"/>
    <w:rsid w:val="004E4D68"/>
    <w:rsid w:val="00505121"/>
    <w:rsid w:val="0053735E"/>
    <w:rsid w:val="005373F9"/>
    <w:rsid w:val="00557289"/>
    <w:rsid w:val="0056457A"/>
    <w:rsid w:val="0056570E"/>
    <w:rsid w:val="00587828"/>
    <w:rsid w:val="005B3CDD"/>
    <w:rsid w:val="005C4288"/>
    <w:rsid w:val="005D1EBF"/>
    <w:rsid w:val="005D64FE"/>
    <w:rsid w:val="005D74F8"/>
    <w:rsid w:val="00615F51"/>
    <w:rsid w:val="006403B5"/>
    <w:rsid w:val="006670D1"/>
    <w:rsid w:val="006771B1"/>
    <w:rsid w:val="0069603C"/>
    <w:rsid w:val="006A33B3"/>
    <w:rsid w:val="006B78D8"/>
    <w:rsid w:val="006C3D99"/>
    <w:rsid w:val="006E3F27"/>
    <w:rsid w:val="006E5419"/>
    <w:rsid w:val="006F2327"/>
    <w:rsid w:val="00712B17"/>
    <w:rsid w:val="00737648"/>
    <w:rsid w:val="00750CD9"/>
    <w:rsid w:val="007631CA"/>
    <w:rsid w:val="007670B3"/>
    <w:rsid w:val="00767999"/>
    <w:rsid w:val="00787BE1"/>
    <w:rsid w:val="007916DC"/>
    <w:rsid w:val="00795151"/>
    <w:rsid w:val="00821120"/>
    <w:rsid w:val="00822314"/>
    <w:rsid w:val="00823EC0"/>
    <w:rsid w:val="00832FD5"/>
    <w:rsid w:val="00835B5A"/>
    <w:rsid w:val="00845ED6"/>
    <w:rsid w:val="0085699B"/>
    <w:rsid w:val="0086362C"/>
    <w:rsid w:val="00876A76"/>
    <w:rsid w:val="00877951"/>
    <w:rsid w:val="00880A2E"/>
    <w:rsid w:val="008A0936"/>
    <w:rsid w:val="008D35A1"/>
    <w:rsid w:val="008D3739"/>
    <w:rsid w:val="008F4F65"/>
    <w:rsid w:val="00922D9E"/>
    <w:rsid w:val="009265E3"/>
    <w:rsid w:val="00931312"/>
    <w:rsid w:val="00944CD9"/>
    <w:rsid w:val="00954351"/>
    <w:rsid w:val="00955D0A"/>
    <w:rsid w:val="00965715"/>
    <w:rsid w:val="00970EB3"/>
    <w:rsid w:val="00973B8B"/>
    <w:rsid w:val="00991E30"/>
    <w:rsid w:val="00992469"/>
    <w:rsid w:val="009C00E2"/>
    <w:rsid w:val="009C5004"/>
    <w:rsid w:val="009D19DA"/>
    <w:rsid w:val="00A1413E"/>
    <w:rsid w:val="00A17D69"/>
    <w:rsid w:val="00A27B91"/>
    <w:rsid w:val="00A474F0"/>
    <w:rsid w:val="00A63BB3"/>
    <w:rsid w:val="00A86349"/>
    <w:rsid w:val="00A86AE5"/>
    <w:rsid w:val="00AA2468"/>
    <w:rsid w:val="00AD656D"/>
    <w:rsid w:val="00AF427E"/>
    <w:rsid w:val="00B13D00"/>
    <w:rsid w:val="00B310EE"/>
    <w:rsid w:val="00B36836"/>
    <w:rsid w:val="00B50FA0"/>
    <w:rsid w:val="00B60AC4"/>
    <w:rsid w:val="00B632FB"/>
    <w:rsid w:val="00B7073B"/>
    <w:rsid w:val="00B70D88"/>
    <w:rsid w:val="00B70E54"/>
    <w:rsid w:val="00B900C2"/>
    <w:rsid w:val="00B97BFB"/>
    <w:rsid w:val="00BB37A6"/>
    <w:rsid w:val="00BB6C17"/>
    <w:rsid w:val="00BC080F"/>
    <w:rsid w:val="00BD2170"/>
    <w:rsid w:val="00C21DC9"/>
    <w:rsid w:val="00C27169"/>
    <w:rsid w:val="00C74647"/>
    <w:rsid w:val="00C76FBD"/>
    <w:rsid w:val="00C91848"/>
    <w:rsid w:val="00C9709D"/>
    <w:rsid w:val="00CA3559"/>
    <w:rsid w:val="00CB3BD6"/>
    <w:rsid w:val="00CD1BE9"/>
    <w:rsid w:val="00CE7390"/>
    <w:rsid w:val="00CF253E"/>
    <w:rsid w:val="00CF5164"/>
    <w:rsid w:val="00D1014A"/>
    <w:rsid w:val="00D20C56"/>
    <w:rsid w:val="00D33074"/>
    <w:rsid w:val="00D532B5"/>
    <w:rsid w:val="00D53521"/>
    <w:rsid w:val="00DA27E9"/>
    <w:rsid w:val="00DB29A1"/>
    <w:rsid w:val="00DB4B53"/>
    <w:rsid w:val="00DB5F67"/>
    <w:rsid w:val="00DD1165"/>
    <w:rsid w:val="00DD1662"/>
    <w:rsid w:val="00DD2F67"/>
    <w:rsid w:val="00DD6AFF"/>
    <w:rsid w:val="00DE311A"/>
    <w:rsid w:val="00DE6193"/>
    <w:rsid w:val="00DF2EE1"/>
    <w:rsid w:val="00DF7723"/>
    <w:rsid w:val="00E201ED"/>
    <w:rsid w:val="00E26004"/>
    <w:rsid w:val="00E31AEB"/>
    <w:rsid w:val="00E37674"/>
    <w:rsid w:val="00E42F27"/>
    <w:rsid w:val="00E70584"/>
    <w:rsid w:val="00E705F7"/>
    <w:rsid w:val="00E74D26"/>
    <w:rsid w:val="00EA59EA"/>
    <w:rsid w:val="00EA5A3F"/>
    <w:rsid w:val="00EB2A2E"/>
    <w:rsid w:val="00EE0A1D"/>
    <w:rsid w:val="00F03AA6"/>
    <w:rsid w:val="00F15CF3"/>
    <w:rsid w:val="00F20FB8"/>
    <w:rsid w:val="00F2510F"/>
    <w:rsid w:val="00F81C9D"/>
    <w:rsid w:val="00FB79E1"/>
    <w:rsid w:val="00FD3960"/>
    <w:rsid w:val="00FD7CE4"/>
    <w:rsid w:val="00FF5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467AD"/>
  <w15:chartTrackingRefBased/>
  <w15:docId w15:val="{BBC08DDF-1B0D-49D1-83CA-EAE39397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71B1"/>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uiPriority w:val="35"/>
    <w:unhideWhenUsed/>
    <w:qFormat/>
    <w:rsid w:val="003E5245"/>
    <w:rPr>
      <w:rFonts w:asciiTheme="majorHAnsi" w:eastAsia="黑体" w:hAnsiTheme="majorHAnsi" w:cstheme="majorBidi"/>
      <w:sz w:val="20"/>
      <w:szCs w:val="20"/>
    </w:rPr>
  </w:style>
  <w:style w:type="table" w:styleId="a5">
    <w:name w:val="Table Grid"/>
    <w:basedOn w:val="a1"/>
    <w:uiPriority w:val="39"/>
    <w:rsid w:val="003E5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DF2EE1"/>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F2EE1"/>
    <w:rPr>
      <w:rFonts w:ascii="等线" w:eastAsia="等线" w:hAnsi="等线"/>
      <w:noProof/>
      <w:sz w:val="20"/>
    </w:rPr>
  </w:style>
  <w:style w:type="paragraph" w:customStyle="1" w:styleId="EndNoteBibliography">
    <w:name w:val="EndNote Bibliography"/>
    <w:basedOn w:val="a"/>
    <w:link w:val="EndNoteBibliography0"/>
    <w:rsid w:val="00DF2EE1"/>
    <w:rPr>
      <w:rFonts w:ascii="等线" w:eastAsia="等线" w:hAnsi="等线"/>
      <w:noProof/>
      <w:sz w:val="20"/>
    </w:rPr>
  </w:style>
  <w:style w:type="character" w:customStyle="1" w:styleId="EndNoteBibliography0">
    <w:name w:val="EndNote Bibliography 字符"/>
    <w:basedOn w:val="a0"/>
    <w:link w:val="EndNoteBibliography"/>
    <w:rsid w:val="00DF2EE1"/>
    <w:rPr>
      <w:rFonts w:ascii="等线" w:eastAsia="等线" w:hAnsi="等线"/>
      <w:noProof/>
      <w:sz w:val="20"/>
    </w:rPr>
  </w:style>
  <w:style w:type="paragraph" w:styleId="a6">
    <w:name w:val="header"/>
    <w:basedOn w:val="a"/>
    <w:link w:val="a7"/>
    <w:uiPriority w:val="99"/>
    <w:unhideWhenUsed/>
    <w:rsid w:val="00991E3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91E30"/>
    <w:rPr>
      <w:sz w:val="18"/>
      <w:szCs w:val="18"/>
    </w:rPr>
  </w:style>
  <w:style w:type="paragraph" w:styleId="a8">
    <w:name w:val="footer"/>
    <w:basedOn w:val="a"/>
    <w:link w:val="a9"/>
    <w:uiPriority w:val="99"/>
    <w:unhideWhenUsed/>
    <w:rsid w:val="00991E30"/>
    <w:pPr>
      <w:tabs>
        <w:tab w:val="center" w:pos="4153"/>
        <w:tab w:val="right" w:pos="8306"/>
      </w:tabs>
      <w:snapToGrid w:val="0"/>
      <w:jc w:val="left"/>
    </w:pPr>
    <w:rPr>
      <w:sz w:val="18"/>
      <w:szCs w:val="18"/>
    </w:rPr>
  </w:style>
  <w:style w:type="character" w:customStyle="1" w:styleId="a9">
    <w:name w:val="页脚 字符"/>
    <w:basedOn w:val="a0"/>
    <w:link w:val="a8"/>
    <w:uiPriority w:val="99"/>
    <w:rsid w:val="00991E30"/>
    <w:rPr>
      <w:sz w:val="18"/>
      <w:szCs w:val="18"/>
    </w:rPr>
  </w:style>
  <w:style w:type="paragraph" w:customStyle="1" w:styleId="aa">
    <w:name w:val="公式"/>
    <w:basedOn w:val="a3"/>
    <w:link w:val="ab"/>
    <w:rsid w:val="00B97BFB"/>
    <w:pPr>
      <w:keepNext/>
      <w:tabs>
        <w:tab w:val="center" w:pos="4156"/>
        <w:tab w:val="right" w:pos="10109"/>
      </w:tabs>
    </w:pPr>
  </w:style>
  <w:style w:type="paragraph" w:customStyle="1" w:styleId="1">
    <w:name w:val="公式1"/>
    <w:basedOn w:val="aa"/>
    <w:link w:val="10"/>
    <w:qFormat/>
    <w:rsid w:val="00DF7723"/>
    <w:rPr>
      <w:rFonts w:asciiTheme="minorHAnsi" w:eastAsiaTheme="minorEastAsia" w:hAnsiTheme="minorHAnsi" w:cstheme="minorBidi"/>
    </w:rPr>
  </w:style>
  <w:style w:type="character" w:customStyle="1" w:styleId="a4">
    <w:name w:val="题注 字符"/>
    <w:basedOn w:val="a0"/>
    <w:link w:val="a3"/>
    <w:uiPriority w:val="35"/>
    <w:rsid w:val="00B97BFB"/>
    <w:rPr>
      <w:rFonts w:asciiTheme="majorHAnsi" w:eastAsia="黑体" w:hAnsiTheme="majorHAnsi" w:cstheme="majorBidi"/>
      <w:sz w:val="20"/>
      <w:szCs w:val="20"/>
    </w:rPr>
  </w:style>
  <w:style w:type="character" w:customStyle="1" w:styleId="ab">
    <w:name w:val="公式 字符"/>
    <w:basedOn w:val="a4"/>
    <w:link w:val="aa"/>
    <w:rsid w:val="00B97BFB"/>
    <w:rPr>
      <w:rFonts w:asciiTheme="majorHAnsi" w:eastAsia="黑体" w:hAnsiTheme="majorHAnsi" w:cstheme="majorBidi"/>
      <w:sz w:val="20"/>
      <w:szCs w:val="20"/>
    </w:rPr>
  </w:style>
  <w:style w:type="character" w:customStyle="1" w:styleId="10">
    <w:name w:val="公式1 字符"/>
    <w:basedOn w:val="ab"/>
    <w:link w:val="1"/>
    <w:rsid w:val="00DF7723"/>
    <w:rPr>
      <w:rFonts w:asciiTheme="majorHAnsi" w:eastAsia="黑体" w:hAnsiTheme="majorHAnsi" w:cstheme="majorBidi"/>
      <w:sz w:val="20"/>
      <w:szCs w:val="20"/>
    </w:rPr>
  </w:style>
  <w:style w:type="character" w:styleId="ac">
    <w:name w:val="annotation reference"/>
    <w:basedOn w:val="a0"/>
    <w:uiPriority w:val="99"/>
    <w:semiHidden/>
    <w:unhideWhenUsed/>
    <w:rsid w:val="003C216D"/>
    <w:rPr>
      <w:sz w:val="21"/>
      <w:szCs w:val="21"/>
    </w:rPr>
  </w:style>
  <w:style w:type="paragraph" w:styleId="ad">
    <w:name w:val="annotation text"/>
    <w:basedOn w:val="a"/>
    <w:link w:val="ae"/>
    <w:uiPriority w:val="99"/>
    <w:semiHidden/>
    <w:unhideWhenUsed/>
    <w:rsid w:val="003C216D"/>
    <w:pPr>
      <w:jc w:val="left"/>
    </w:pPr>
  </w:style>
  <w:style w:type="character" w:customStyle="1" w:styleId="ae">
    <w:name w:val="批注文字 字符"/>
    <w:basedOn w:val="a0"/>
    <w:link w:val="ad"/>
    <w:uiPriority w:val="99"/>
    <w:semiHidden/>
    <w:rsid w:val="003C216D"/>
  </w:style>
  <w:style w:type="paragraph" w:styleId="af">
    <w:name w:val="annotation subject"/>
    <w:basedOn w:val="ad"/>
    <w:next w:val="ad"/>
    <w:link w:val="af0"/>
    <w:uiPriority w:val="99"/>
    <w:semiHidden/>
    <w:unhideWhenUsed/>
    <w:rsid w:val="003C216D"/>
    <w:rPr>
      <w:b/>
      <w:bCs/>
    </w:rPr>
  </w:style>
  <w:style w:type="character" w:customStyle="1" w:styleId="af0">
    <w:name w:val="批注主题 字符"/>
    <w:basedOn w:val="ae"/>
    <w:link w:val="af"/>
    <w:uiPriority w:val="99"/>
    <w:semiHidden/>
    <w:rsid w:val="003C216D"/>
    <w:rPr>
      <w:b/>
      <w:bCs/>
    </w:rPr>
  </w:style>
  <w:style w:type="paragraph" w:styleId="af1">
    <w:name w:val="Balloon Text"/>
    <w:basedOn w:val="a"/>
    <w:link w:val="af2"/>
    <w:uiPriority w:val="99"/>
    <w:semiHidden/>
    <w:unhideWhenUsed/>
    <w:rsid w:val="003C216D"/>
    <w:rPr>
      <w:sz w:val="18"/>
      <w:szCs w:val="18"/>
    </w:rPr>
  </w:style>
  <w:style w:type="character" w:customStyle="1" w:styleId="af2">
    <w:name w:val="批注框文本 字符"/>
    <w:basedOn w:val="a0"/>
    <w:link w:val="af1"/>
    <w:uiPriority w:val="99"/>
    <w:semiHidden/>
    <w:rsid w:val="003C216D"/>
    <w:rPr>
      <w:sz w:val="18"/>
      <w:szCs w:val="18"/>
    </w:rPr>
  </w:style>
  <w:style w:type="paragraph" w:styleId="af3">
    <w:name w:val="Revision"/>
    <w:hidden/>
    <w:uiPriority w:val="99"/>
    <w:semiHidden/>
    <w:rsid w:val="003C216D"/>
  </w:style>
  <w:style w:type="character" w:styleId="af4">
    <w:name w:val="Placeholder Text"/>
    <w:basedOn w:val="a0"/>
    <w:uiPriority w:val="99"/>
    <w:semiHidden/>
    <w:rsid w:val="00B13D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4172">
      <w:bodyDiv w:val="1"/>
      <w:marLeft w:val="0"/>
      <w:marRight w:val="0"/>
      <w:marTop w:val="0"/>
      <w:marBottom w:val="0"/>
      <w:divBdr>
        <w:top w:val="none" w:sz="0" w:space="0" w:color="auto"/>
        <w:left w:val="none" w:sz="0" w:space="0" w:color="auto"/>
        <w:bottom w:val="none" w:sz="0" w:space="0" w:color="auto"/>
        <w:right w:val="none" w:sz="0" w:space="0" w:color="auto"/>
      </w:divBdr>
    </w:div>
    <w:div w:id="1092817298">
      <w:bodyDiv w:val="1"/>
      <w:marLeft w:val="0"/>
      <w:marRight w:val="0"/>
      <w:marTop w:val="0"/>
      <w:marBottom w:val="0"/>
      <w:divBdr>
        <w:top w:val="none" w:sz="0" w:space="0" w:color="auto"/>
        <w:left w:val="none" w:sz="0" w:space="0" w:color="auto"/>
        <w:bottom w:val="none" w:sz="0" w:space="0" w:color="auto"/>
        <w:right w:val="none" w:sz="0" w:space="0" w:color="auto"/>
      </w:divBdr>
    </w:div>
    <w:div w:id="1407193571">
      <w:bodyDiv w:val="1"/>
      <w:marLeft w:val="0"/>
      <w:marRight w:val="0"/>
      <w:marTop w:val="0"/>
      <w:marBottom w:val="0"/>
      <w:divBdr>
        <w:top w:val="none" w:sz="0" w:space="0" w:color="auto"/>
        <w:left w:val="none" w:sz="0" w:space="0" w:color="auto"/>
        <w:bottom w:val="none" w:sz="0" w:space="0" w:color="auto"/>
        <w:right w:val="none" w:sz="0" w:space="0" w:color="auto"/>
      </w:divBdr>
    </w:div>
    <w:div w:id="1419056210">
      <w:bodyDiv w:val="1"/>
      <w:marLeft w:val="0"/>
      <w:marRight w:val="0"/>
      <w:marTop w:val="0"/>
      <w:marBottom w:val="0"/>
      <w:divBdr>
        <w:top w:val="none" w:sz="0" w:space="0" w:color="auto"/>
        <w:left w:val="none" w:sz="0" w:space="0" w:color="auto"/>
        <w:bottom w:val="none" w:sz="0" w:space="0" w:color="auto"/>
        <w:right w:val="none" w:sz="0" w:space="0" w:color="auto"/>
      </w:divBdr>
    </w:div>
    <w:div w:id="1438675094">
      <w:bodyDiv w:val="1"/>
      <w:marLeft w:val="0"/>
      <w:marRight w:val="0"/>
      <w:marTop w:val="0"/>
      <w:marBottom w:val="0"/>
      <w:divBdr>
        <w:top w:val="none" w:sz="0" w:space="0" w:color="auto"/>
        <w:left w:val="none" w:sz="0" w:space="0" w:color="auto"/>
        <w:bottom w:val="none" w:sz="0" w:space="0" w:color="auto"/>
        <w:right w:val="none" w:sz="0" w:space="0" w:color="auto"/>
      </w:divBdr>
    </w:div>
    <w:div w:id="158938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9.tif"/><Relationship Id="rId26" Type="http://schemas.openxmlformats.org/officeDocument/2006/relationships/image" Target="media/image17.tiff"/><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tiff"/><Relationship Id="rId12" Type="http://schemas.openxmlformats.org/officeDocument/2006/relationships/image" Target="media/image6.tiff"/><Relationship Id="rId17" Type="http://schemas.openxmlformats.org/officeDocument/2006/relationships/image" Target="media/image8.tif"/><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7.tif"/><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image" Target="media/image15.emf"/><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4.emf"/><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tiff"/><Relationship Id="rId14" Type="http://schemas.microsoft.com/office/2011/relationships/commentsExtended" Target="commentsExtended.xml"/><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A5895-D9FC-4B7E-9758-E6C7B09A2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12</Pages>
  <Words>4541</Words>
  <Characters>25887</Characters>
  <Application>Microsoft Office Word</Application>
  <DocSecurity>0</DocSecurity>
  <Lines>215</Lines>
  <Paragraphs>60</Paragraphs>
  <ScaleCrop>false</ScaleCrop>
  <Company/>
  <LinksUpToDate>false</LinksUpToDate>
  <CharactersWithSpaces>30368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晨阳</dc:creator>
  <cp:keywords/>
  <dc:description/>
  <cp:lastModifiedBy>邓 晨阳</cp:lastModifiedBy>
  <cp:revision>53</cp:revision>
  <dcterms:created xsi:type="dcterms:W3CDTF">2018-12-18T10:52:00Z</dcterms:created>
  <dcterms:modified xsi:type="dcterms:W3CDTF">2018-12-25T12:59:00Z</dcterms:modified>
</cp:coreProperties>
</file>