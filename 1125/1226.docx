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Default Extension="tif" ContentType="image/tiff"/>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D2A7A1F" w14:textId="77777777" w:rsidR="003E5245" w:rsidRDefault="003E5245" w:rsidP="003E5245">
      <w:pPr>
        <w:rPr>
          <w:b/>
        </w:rPr>
      </w:pPr>
      <w:r>
        <w:rPr>
          <w:b/>
        </w:rPr>
        <w:t xml:space="preserve">1 </w:t>
      </w:r>
      <w:r>
        <w:rPr>
          <w:rFonts w:hint="eastAsia"/>
          <w:b/>
        </w:rPr>
        <w:t>引言</w:t>
      </w:r>
    </w:p>
    <w:p w14:paraId="119BF811" w14:textId="0CB4EA20" w:rsidR="003E5245" w:rsidRDefault="003E5245" w:rsidP="003E5245">
      <w:r>
        <w:rPr>
          <w:rFonts w:hint="eastAsia"/>
        </w:rPr>
        <w:t>睡眠呼吸暂停与低通气综合征（Sleep</w:t>
      </w:r>
      <w:r>
        <w:t xml:space="preserve"> </w:t>
      </w:r>
      <w:r>
        <w:rPr>
          <w:rFonts w:hint="eastAsia"/>
        </w:rPr>
        <w:t>apnea</w:t>
      </w:r>
      <w:r>
        <w:t xml:space="preserve"> </w:t>
      </w:r>
      <w:r>
        <w:rPr>
          <w:rFonts w:hint="eastAsia"/>
        </w:rPr>
        <w:t>and</w:t>
      </w:r>
      <w:r>
        <w:t xml:space="preserve"> </w:t>
      </w:r>
      <w:r>
        <w:rPr>
          <w:rFonts w:hint="eastAsia"/>
        </w:rPr>
        <w:t>hypopnea</w:t>
      </w:r>
      <w:r>
        <w:t xml:space="preserve"> </w:t>
      </w:r>
      <w:r>
        <w:rPr>
          <w:rFonts w:hint="eastAsia"/>
        </w:rPr>
        <w:t>syndrome，SAHS）是一种常见的睡眠呼吸障碍，患者在睡眠时常常伴有完全的（apnea）或者部分的（hypopnea）呼吸停滞</w:t>
      </w:r>
      <w:r>
        <w:fldChar w:fldCharType="begin">
          <w:fldData xml:space="preserve">PEVuZE5vdGU+PENpdGU+PEF1dGhvcj5GbGVtb25zPC9BdXRob3I+PFllYXI+MTk5OTwvWWVhcj48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</w:fldData>
        </w:fldChar>
      </w:r>
      <w:r w:rsidR="00DF2EE1">
        <w:instrText xml:space="preserve"> ADDIN EN.CITE </w:instrText>
      </w:r>
      <w:r w:rsidR="00DF2EE1">
        <w:fldChar w:fldCharType="begin">
          <w:fldData xml:space="preserve">PEVuZE5vdGU+PENpdGU+PEF1dGhvcj5GbGVtb25zPC9BdXRob3I+PFllYXI+MTk5OTwvWWVhcj48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</w:fldData>
        </w:fldChar>
      </w:r>
      <w:r w:rsidR="00DF2EE1">
        <w:instrText xml:space="preserve"> ADDIN EN.CITE.DATA </w:instrText>
      </w:r>
      <w:r w:rsidR="00DF2EE1">
        <w:fldChar w:fldCharType="end"/>
      </w:r>
      <w:r>
        <w:fldChar w:fldCharType="separate"/>
      </w:r>
      <w:r w:rsidR="00DF2EE1" w:rsidRPr="00DF2EE1">
        <w:rPr>
          <w:noProof/>
          <w:vertAlign w:val="superscript"/>
        </w:rPr>
        <w:t>[1]</w:t>
      </w:r>
      <w:r>
        <w:fldChar w:fldCharType="end"/>
      </w:r>
      <w:r>
        <w:rPr>
          <w:rFonts w:hint="eastAsia"/>
        </w:rPr>
        <w:t>。患者在睡眠时因为呼吸不畅会造成血氧饱和度下降、反复觉醒等情况</w:t>
      </w:r>
      <w:r w:rsidR="00DF2EE1">
        <w:rPr>
          <w:rFonts w:hint="eastAsia"/>
        </w:rPr>
        <w:t>，这</w:t>
      </w:r>
      <w:r>
        <w:rPr>
          <w:rFonts w:hint="eastAsia"/>
        </w:rPr>
        <w:t>使得患者的睡眠质量下降并且可能引发心血管疾病、代谢异常、神经认知障碍等疾病</w:t>
      </w:r>
      <w:r>
        <w:fldChar w:fldCharType="begin"/>
      </w:r>
      <w:r w:rsidR="00DF2EE1">
        <w:instrText xml:space="preserve"> ADDIN EN.CITE &lt;EndNote&gt;&lt;Cite&gt;&lt;Author&gt;Jordan&lt;/Author&gt;&lt;Year&gt;2014&lt;/Year&gt;&lt;RecNum&gt;11&lt;/RecNum&gt;&lt;DisplayText&gt;&lt;style face="superscript"&gt;[2]&lt;/style&gt;&lt;/DisplayText&gt;&lt;record&gt;&lt;rec-number&gt;11&lt;/rec-number&gt;&lt;foreign-keys&gt;&lt;key app="EN" db-id="5zp0rzevixdad7eps2dpfwx9vfwwaafzs5ts" timestamp="1545047202"&gt;11&lt;/key&gt;&lt;/foreign-keys&gt;&lt;ref-type name="Journal Article"&gt;17&lt;/ref-type&gt;&lt;contributors&gt;&lt;authors&gt;&lt;author&gt;Jordan, Amy S.&lt;/author&gt;&lt;author&gt;McSharry, David G.&lt;/author&gt;&lt;author&gt;Malhotra, Atul&lt;/author&gt;&lt;/authors&gt;&lt;/contributors&gt;&lt;titles&gt;&lt;title&gt;Adult obstructive sleep apnoea&lt;/title&gt;&lt;secondary-title&gt;Lancet&lt;/secondary-title&gt;&lt;/titles&gt;&lt;periodical&gt;&lt;full-title&gt;Lancet&lt;/full-title&gt;&lt;/periodical&gt;&lt;pages&gt;736-747&lt;/pages&gt;&lt;volume&gt;383&lt;/volume&gt;&lt;number&gt;9918&lt;/number&gt;&lt;dates&gt;&lt;year&gt;2014&lt;/year&gt;&lt;pub-dates&gt;&lt;date&gt;Feb 22&lt;/date&gt;&lt;/pub-dates&gt;&lt;/dates&gt;&lt;isbn&gt;0140-6736&lt;/isbn&gt;&lt;accession-num&gt;WOS:000331653300035&lt;/accession-num&gt;&lt;urls&gt;&lt;related-urls&gt;&lt;url&gt;&amp;lt;Go to ISI&amp;gt;://WOS:000331653300035&lt;/url&gt;&lt;/related-urls&gt;&lt;/urls&gt;&lt;electronic-resource-num&gt;10.1016/s0140-6736(13)60734-5&lt;/electronic-resource-num&gt;&lt;/record&gt;&lt;/Cite&gt;&lt;/EndNote&gt;</w:instrText>
      </w:r>
      <w:r>
        <w:fldChar w:fldCharType="separate"/>
      </w:r>
      <w:r w:rsidR="00DF2EE1" w:rsidRPr="00DF2EE1">
        <w:rPr>
          <w:noProof/>
          <w:vertAlign w:val="superscript"/>
        </w:rPr>
        <w:t>[2]</w:t>
      </w:r>
      <w:r>
        <w:fldChar w:fldCharType="end"/>
      </w:r>
      <w:r>
        <w:rPr>
          <w:rFonts w:hint="eastAsia"/>
        </w:rPr>
        <w:t>。据估计有2%的中年女性与4%的中年男性患有睡眠呼吸暂停综合征</w:t>
      </w:r>
      <w:r>
        <w:fldChar w:fldCharType="begin"/>
      </w:r>
      <w:r w:rsidR="00DF2EE1">
        <w:instrText xml:space="preserve"> ADDIN EN.CITE &lt;EndNote&gt;&lt;Cite&gt;&lt;Author&gt;Young&lt;/Author&gt;&lt;Year&gt;1993&lt;/Year&gt;&lt;RecNum&gt;10&lt;/RecNum&gt;&lt;DisplayText&gt;&lt;style face="superscript"&gt;[3]&lt;/style&gt;&lt;/DisplayText&gt;&lt;record&gt;&lt;rec-number&gt;10&lt;/rec-number&gt;&lt;foreign-keys&gt;&lt;key app="EN" db-id="5zp0rzevixdad7eps2dpfwx9vfwwaafzs5ts" timestamp="1545037986"&gt;10&lt;/key&gt;&lt;/foreign-keys&gt;&lt;ref-type name="Journal Article"&gt;17&lt;/ref-type&gt;&lt;contributors&gt;&lt;authors&gt;&lt;author&gt;Young, T.&lt;/author&gt;&lt;author&gt;Palta, M.&lt;/author&gt;&lt;author&gt;Dempsey, J.&lt;/author&gt;&lt;author&gt;Skatrud, J.&lt;/author&gt;&lt;author&gt;Weber, S.&lt;/author&gt;&lt;author&gt;Badr, S.&lt;/author&gt;&lt;/authors&gt;&lt;/contributors&gt;&lt;titles&gt;&lt;title&gt;The occurrence of sleep-disordered breathing among middle-aged adults&lt;/title&gt;&lt;secondary-title&gt;The New England journal of medicine&lt;/secondary-title&gt;&lt;/titles&gt;&lt;periodical&gt;&lt;full-title&gt;The New England journal of medicine&lt;/full-title&gt;&lt;/periodical&gt;&lt;pages&gt;1230-5&lt;/pages&gt;&lt;volume&gt;328&lt;/volume&gt;&lt;number&gt;17&lt;/number&gt;&lt;dates&gt;&lt;year&gt;1993&lt;/year&gt;&lt;pub-dates&gt;&lt;date&gt;1993-Apr-29&lt;/date&gt;&lt;/pub-dates&gt;&lt;/dates&gt;&lt;isbn&gt;0028-4793&lt;/isbn&gt;&lt;accession-num&gt;MEDLINE:8464434&lt;/accession-num&gt;&lt;urls&gt;&lt;related-urls&gt;&lt;url&gt;&amp;lt;Go to ISI&amp;gt;://MEDLINE:8464434&lt;/url&gt;&lt;/related-urls&gt;&lt;/urls&gt;&lt;electronic-resource-num&gt;10.1056/nejm199304293281704&lt;/electronic-resource-num&gt;&lt;/record&gt;&lt;/Cite&gt;&lt;/EndNote&gt;</w:instrText>
      </w:r>
      <w:r>
        <w:fldChar w:fldCharType="separate"/>
      </w:r>
      <w:r w:rsidR="00DF2EE1" w:rsidRPr="00DF2EE1">
        <w:rPr>
          <w:noProof/>
          <w:vertAlign w:val="superscript"/>
        </w:rPr>
        <w:t>[3]</w:t>
      </w:r>
      <w:r>
        <w:fldChar w:fldCharType="end"/>
      </w:r>
      <w:r>
        <w:rPr>
          <w:rFonts w:hint="eastAsia"/>
        </w:rPr>
        <w:t>。</w:t>
      </w:r>
    </w:p>
    <w:p w14:paraId="278860F2" w14:textId="4C793D8E" w:rsidR="003E5245" w:rsidRDefault="003E5245" w:rsidP="003E5245">
      <w:r>
        <w:rPr>
          <w:rFonts w:hint="eastAsia"/>
        </w:rPr>
        <w:t>诊断SAHS的金标准是在实验室中进行测量的睡眠多导图（Polysomnography，PSG）。睡眠呼吸专家根据测量得到的PSG标注出患者的AHI指数（每小时内发生的apnea</w:t>
      </w:r>
      <w:r w:rsidR="00DF2EE1">
        <w:rPr>
          <w:rFonts w:hint="eastAsia"/>
        </w:rPr>
        <w:t>事件</w:t>
      </w:r>
      <w:r w:rsidR="005D74F8">
        <w:rPr>
          <w:rFonts w:hint="eastAsia"/>
        </w:rPr>
        <w:t>与</w:t>
      </w:r>
      <w:r>
        <w:rPr>
          <w:rFonts w:hint="eastAsia"/>
        </w:rPr>
        <w:t>hypopnea事件次数）诊断出患者的SAHS严重程度。但是PSG一方面要求在实验室中进行，另外一方面需要睡眠呼吸专家根据离线数据花费大量的时间与精力才能做出诊断，所以近些年来许多学者希望能够从有限的生理信号通道入手以简化甚至替代PSG诊断的过程。最先被用来诊断SAHS的是ECG信号，McNames等人发现ECG信号中的心率、S波</w:t>
      </w:r>
      <w:r w:rsidR="00DF2EE1">
        <w:rPr>
          <w:rFonts w:hint="eastAsia"/>
        </w:rPr>
        <w:t>幅值</w:t>
      </w:r>
      <w:r>
        <w:rPr>
          <w:rFonts w:hint="eastAsia"/>
        </w:rPr>
        <w:t>等特征与SAHS相关</w:t>
      </w:r>
      <w:r>
        <w:fldChar w:fldCharType="begin"/>
      </w:r>
      <w:r w:rsidR="00DF2EE1">
        <w:instrText xml:space="preserve"> ADDIN EN.CITE &lt;EndNote&gt;&lt;Cite&gt;&lt;Author&gt;McNames&lt;/Author&gt;&lt;Year&gt;2000&lt;/Year&gt;&lt;RecNum&gt;20&lt;/RecNum&gt;&lt;DisplayText&gt;&lt;style face="superscript"&gt;[4]&lt;/style&gt;&lt;/DisplayText&gt;&lt;record&gt;&lt;rec-number&gt;20&lt;/rec-number&gt;&lt;foreign-keys&gt;&lt;key app="EN" db-id="5zp0rzevixdad7eps2dpfwx9vfwwaafzs5ts" timestamp="1545054807"&gt;20&lt;/key&gt;&lt;/foreign-keys&gt;&lt;ref-type name="Book Section"&gt;5&lt;/ref-type&gt;&lt;contributors&gt;&lt;authors&gt;&lt;author&gt;McNames, J. N.&lt;/author&gt;&lt;author&gt;Fraser, A. M.&lt;/author&gt;&lt;author&gt;Ieee, Ieee&lt;/author&gt;&lt;/authors&gt;&lt;/contributors&gt;&lt;titles&gt;&lt;title&gt;Obstructive sleep apnea classification based on spectrogram patterns in the electrocardiogram&lt;/title&gt;&lt;secondary-title&gt;Computers in Cardiology 2000, Vol 27&lt;/secondary-title&gt;&lt;tertiary-title&gt;Computers in Cardiology&lt;/tertiary-title&gt;&lt;/titles&gt;&lt;pages&gt;749-752&lt;/pages&gt;&lt;volume&gt;27&lt;/volume&gt;&lt;dates&gt;&lt;year&gt;2000&lt;/year&gt;&lt;/dates&gt;&lt;isbn&gt;0-7803-6557-7&lt;/isbn&gt;&lt;accession-num&gt;WOS:000167110800193&lt;/accession-num&gt;&lt;urls&gt;&lt;related-urls&gt;&lt;url&gt;&amp;lt;Go to ISI&amp;gt;://WOS:000167110800193&lt;/url&gt;&lt;/related-urls&gt;&lt;/urls&gt;&lt;electronic-resource-num&gt;10.1109/cic.2000.898633&lt;/electronic-resource-num&gt;&lt;/record&gt;&lt;/Cite&gt;&lt;/EndNote&gt;</w:instrText>
      </w:r>
      <w:r>
        <w:fldChar w:fldCharType="separate"/>
      </w:r>
      <w:r w:rsidR="00DF2EE1" w:rsidRPr="00DF2EE1">
        <w:rPr>
          <w:noProof/>
          <w:vertAlign w:val="superscript"/>
        </w:rPr>
        <w:t>[4]</w:t>
      </w:r>
      <w:r>
        <w:fldChar w:fldCharType="end"/>
      </w:r>
      <w:r>
        <w:rPr>
          <w:rFonts w:hint="eastAsia"/>
        </w:rPr>
        <w:t>。Oguzhan等人使用K近邻方法（K-Near-Neighbor，KNN）对从ECG信号中提取得到的心率变异性等特征进行分类从而实现对SAHS患者的预测</w:t>
      </w:r>
      <w:r>
        <w:fldChar w:fldCharType="begin"/>
      </w:r>
      <w:r w:rsidR="00DF2EE1">
        <w:instrText xml:space="preserve"> ADDIN EN.CITE &lt;EndNote&gt;&lt;Cite&gt;&lt;Author&gt;Timus&lt;/Author&gt;&lt;Year&gt;2017&lt;/Year&gt;&lt;RecNum&gt;18&lt;/RecNum&gt;&lt;DisplayText&gt;&lt;style face="superscript"&gt;[5]&lt;/style&gt;&lt;/DisplayText&gt;&lt;record&gt;&lt;rec-number&gt;18&lt;/rec-number&gt;&lt;foreign-keys&gt;&lt;key app="EN" db-id="5zp0rzevixdad7eps2dpfwx9vfwwaafzs5ts" timestamp="1545053670"&gt;18&lt;/key&gt;&lt;/foreign-keys&gt;&lt;ref-type name="Journal Article"&gt;17&lt;/ref-type&gt;&lt;contributors&gt;&lt;authors&gt;&lt;author&gt;Timus, Oguzhan&lt;/author&gt;&lt;author&gt;Dogru Bolat, Emine&lt;/author&gt;&lt;/authors&gt;&lt;/contributors&gt;&lt;titles&gt;&lt;title&gt;k-NN-based classification of sleep apnea types using ECG&lt;/title&gt;&lt;secondary-title&gt;Turkish Journal of Electrical Engineering and Computer Sciences&lt;/secondary-title&gt;&lt;/titles&gt;&lt;periodical&gt;&lt;full-title&gt;Turkish Journal of Electrical Engineering and Computer Sciences&lt;/full-title&gt;&lt;/periodical&gt;&lt;pages&gt;3008-3023&lt;/pages&gt;&lt;volume&gt;25&lt;/volume&gt;&lt;number&gt;4&lt;/number&gt;&lt;dates&gt;&lt;year&gt;2017&lt;/year&gt;&lt;pub-dates&gt;&lt;date&gt;2017&lt;/date&gt;&lt;/pub-dates&gt;&lt;/dates&gt;&lt;isbn&gt;1300-0632&lt;/isbn&gt;&lt;accession-num&gt;WOS:000406993300038&lt;/accession-num&gt;&lt;urls&gt;&lt;related-urls&gt;&lt;url&gt;&amp;lt;Go to ISI&amp;gt;://WOS:000406993300038&lt;/url&gt;&lt;/related-urls&gt;&lt;/urls&gt;&lt;electronic-resource-num&gt;10.3906/elk-1511-99&lt;/electronic-resource-num&gt;&lt;/record&gt;&lt;/Cite&gt;&lt;/EndNote&gt;</w:instrText>
      </w:r>
      <w:r>
        <w:fldChar w:fldCharType="separate"/>
      </w:r>
      <w:r w:rsidR="00DF2EE1" w:rsidRPr="00DF2EE1">
        <w:rPr>
          <w:noProof/>
          <w:vertAlign w:val="superscript"/>
        </w:rPr>
        <w:t>[5]</w:t>
      </w:r>
      <w:r>
        <w:fldChar w:fldCharType="end"/>
      </w:r>
      <w:r>
        <w:rPr>
          <w:rFonts w:hint="eastAsia"/>
        </w:rPr>
        <w:t>。Bsoul等人通过将ECG信号切割成一分钟的片段使用支持向量机（Support</w:t>
      </w:r>
      <w:r>
        <w:t xml:space="preserve"> </w:t>
      </w:r>
      <w:r>
        <w:rPr>
          <w:rFonts w:hint="eastAsia"/>
        </w:rPr>
        <w:t>Vector</w:t>
      </w:r>
      <w:r>
        <w:t xml:space="preserve"> </w:t>
      </w:r>
      <w:r>
        <w:rPr>
          <w:rFonts w:hint="eastAsia"/>
        </w:rPr>
        <w:t>Machine，SVM）的方法实现对SAHS的实时诊断</w:t>
      </w:r>
      <w:r>
        <w:fldChar w:fldCharType="begin"/>
      </w:r>
      <w:r w:rsidR="00DF2EE1">
        <w:instrText xml:space="preserve"> ADDIN EN.CITE &lt;EndNote&gt;&lt;Cite&gt;&lt;Author&gt;Bsoul&lt;/Author&gt;&lt;Year&gt;2011&lt;/Year&gt;&lt;RecNum&gt;14&lt;/RecNum&gt;&lt;DisplayText&gt;&lt;style face="superscript"&gt;[6]&lt;/style&gt;&lt;/DisplayText&gt;&lt;record&gt;&lt;rec-number&gt;14&lt;/rec-number&gt;&lt;foreign-keys&gt;&lt;key app="EN" db-id="5zp0rzevixdad7eps2dpfwx9vfwwaafzs5ts" timestamp="1545053016"&gt;14&lt;/key&gt;&lt;/foreign-keys&gt;&lt;ref-type name="Journal Article"&gt;17&lt;/ref-type&gt;&lt;contributors&gt;&lt;authors&gt;&lt;author&gt;Bsoul, Majdi&lt;/author&gt;&lt;author&gt;Minn, Hlaing&lt;/author&gt;&lt;author&gt;Tamil, Lakshman&lt;/author&gt;&lt;/authors&gt;&lt;/contributors&gt;&lt;titles&gt;&lt;title&gt;Apnea MedAssist: Real-time Sleep Apnea Monitor Using Single-Lead ECG&lt;/title&gt;&lt;secondary-title&gt;Ieee Transactions on Information Technology in Biomedicine&lt;/secondary-title&gt;&lt;/titles&gt;&lt;periodical&gt;&lt;full-title&gt;IEEE Transactions on Information Technology in Biomedicine&lt;/full-title&gt;&lt;/periodical&gt;&lt;pages&gt;416-427&lt;/pages&gt;&lt;volume&gt;15&lt;/volume&gt;&lt;number&gt;3&lt;/number&gt;&lt;dates&gt;&lt;year&gt;2011&lt;/year&gt;&lt;pub-dates&gt;&lt;date&gt;May&lt;/date&gt;&lt;/pub-dates&gt;&lt;/dates&gt;&lt;isbn&gt;1089-7771&lt;/isbn&gt;&lt;accession-num&gt;WOS:000290170300009&lt;/accession-num&gt;&lt;urls&gt;&lt;related-urls&gt;&lt;url&gt;&amp;lt;Go to ISI&amp;gt;://WOS:000290170300009&lt;/url&gt;&lt;/related-urls&gt;&lt;/urls&gt;&lt;electronic-resource-num&gt;10.1109/titb.2010.2087386&lt;/electronic-resource-num&gt;&lt;/record&gt;&lt;/Cite&gt;&lt;/EndNote&gt;</w:instrText>
      </w:r>
      <w:r>
        <w:fldChar w:fldCharType="separate"/>
      </w:r>
      <w:r w:rsidR="00DF2EE1" w:rsidRPr="00DF2EE1">
        <w:rPr>
          <w:noProof/>
          <w:vertAlign w:val="superscript"/>
        </w:rPr>
        <w:t>[6]</w:t>
      </w:r>
      <w:r>
        <w:fldChar w:fldCharType="end"/>
      </w:r>
      <w:r>
        <w:rPr>
          <w:rFonts w:hint="eastAsia"/>
        </w:rPr>
        <w:t>。但是因为ECG是一种复合生理信号，</w:t>
      </w:r>
      <w:r w:rsidR="00DF2EE1">
        <w:rPr>
          <w:rFonts w:hint="eastAsia"/>
        </w:rPr>
        <w:t>容易受到除SAHS以外的其它类型疾病的干扰，</w:t>
      </w:r>
      <w:r>
        <w:rPr>
          <w:rFonts w:hint="eastAsia"/>
        </w:rPr>
        <w:t>所以后来的研究中开始使用与SAHS更加直接相关的口鼻流量信号</w:t>
      </w:r>
      <w:r>
        <w:fldChar w:fldCharType="begin">
          <w:fldData xml:space="preserve">PEVuZE5vdGU+PENpdGU+PEF1dGhvcj5DaG9pPC9BdXRob3I+PFllYXI+MjAxODwvWWVhcj48UmVj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</w:fldData>
        </w:fldChar>
      </w:r>
      <w:r w:rsidR="00DF2EE1">
        <w:instrText xml:space="preserve"> ADDIN EN.CITE </w:instrText>
      </w:r>
      <w:r w:rsidR="00DF2EE1">
        <w:fldChar w:fldCharType="begin">
          <w:fldData xml:space="preserve">PEVuZE5vdGU+PENpdGU+PEF1dGhvcj5DaG9pPC9BdXRob3I+PFllYXI+MjAxODwvWWVhcj48UmVj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</w:fldData>
        </w:fldChar>
      </w:r>
      <w:r w:rsidR="00DF2EE1">
        <w:instrText xml:space="preserve"> ADDIN EN.CITE.DATA </w:instrText>
      </w:r>
      <w:r w:rsidR="00DF2EE1">
        <w:fldChar w:fldCharType="end"/>
      </w:r>
      <w:r>
        <w:fldChar w:fldCharType="separate"/>
      </w:r>
      <w:r w:rsidR="00DF2EE1" w:rsidRPr="00DF2EE1">
        <w:rPr>
          <w:noProof/>
          <w:vertAlign w:val="superscript"/>
        </w:rPr>
        <w:t>[7-10]</w:t>
      </w:r>
      <w:r>
        <w:fldChar w:fldCharType="end"/>
      </w:r>
      <w:r>
        <w:rPr>
          <w:rFonts w:hint="eastAsia"/>
        </w:rPr>
        <w:t>、血氧信号</w:t>
      </w:r>
      <w:r>
        <w:fldChar w:fldCharType="begin">
          <w:fldData xml:space="preserve">PEVuZE5vdGU+PENpdGU+PEF1dGhvcj5KdW5nPC9BdXRob3I+PFllYXI+MjAxODwvWWVhcj48UmVj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</w:fldData>
        </w:fldChar>
      </w:r>
      <w:r w:rsidR="00DF2EE1">
        <w:instrText xml:space="preserve"> ADDIN EN.CITE </w:instrText>
      </w:r>
      <w:r w:rsidR="00DF2EE1">
        <w:fldChar w:fldCharType="begin">
          <w:fldData xml:space="preserve">PEVuZE5vdGU+PENpdGU+PEF1dGhvcj5KdW5nPC9BdXRob3I+PFllYXI+MjAxODwvWWVhcj48UmVj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</w:fldData>
        </w:fldChar>
      </w:r>
      <w:r w:rsidR="00DF2EE1">
        <w:instrText xml:space="preserve"> ADDIN EN.CITE.DATA </w:instrText>
      </w:r>
      <w:r w:rsidR="00DF2EE1">
        <w:fldChar w:fldCharType="end"/>
      </w:r>
      <w:r>
        <w:fldChar w:fldCharType="separate"/>
      </w:r>
      <w:r w:rsidR="00DF2EE1" w:rsidRPr="00DF2EE1">
        <w:rPr>
          <w:noProof/>
          <w:vertAlign w:val="superscript"/>
        </w:rPr>
        <w:t>[11]</w:t>
      </w:r>
      <w:r>
        <w:fldChar w:fldCharType="end"/>
      </w:r>
      <w:r>
        <w:rPr>
          <w:rFonts w:hint="eastAsia"/>
        </w:rPr>
        <w:t>、鼾声信号</w:t>
      </w:r>
      <w:r>
        <w:fldChar w:fldCharType="begin"/>
      </w:r>
      <w:r w:rsidR="00DF2EE1">
        <w:instrText xml:space="preserve"> ADDIN EN.CITE &lt;EndNote&gt;&lt;Cite&gt;&lt;Author&gt;Sola-Soler&lt;/Author&gt;&lt;Year&gt;2012&lt;/Year&gt;&lt;RecNum&gt;19&lt;/RecNum&gt;&lt;DisplayText&gt;&lt;style face="superscript"&gt;[12]&lt;/style&gt;&lt;/DisplayText&gt;&lt;record&gt;&lt;rec-number&gt;19&lt;/rec-number&gt;&lt;foreign-keys&gt;&lt;key app="EN" db-id="5zp0rzevixdad7eps2dpfwx9vfwwaafzs5ts" timestamp="1545053705"&gt;19&lt;/key&gt;&lt;/foreign-keys&gt;&lt;ref-type name="Journal Article"&gt;17&lt;/ref-type&gt;&lt;contributors&gt;&lt;authors&gt;&lt;author&gt;Sola-Soler, Jordi&lt;/author&gt;&lt;author&gt;Antonio Fiz, Jose&lt;/author&gt;&lt;author&gt;Morera, Jose&lt;/author&gt;&lt;author&gt;Jane, Raimon&lt;/author&gt;&lt;/authors&gt;&lt;/contributors&gt;&lt;titles&gt;&lt;title&gt;Multiclass classification of subjects with sleep apnoea-hypopnoea syndrome through snoring analysis&lt;/title&gt;&lt;secondary-title&gt;Medical Engineering &amp;amp; Physics&lt;/secondary-title&gt;&lt;/titles&gt;&lt;periodical&gt;&lt;full-title&gt;Medical Engineering &amp;amp; Physics&lt;/full-title&gt;&lt;/periodical&gt;&lt;pages&gt;1213-1220&lt;/pages&gt;&lt;volume&gt;34&lt;/volume&gt;&lt;number&gt;9&lt;/number&gt;&lt;dates&gt;&lt;year&gt;2012&lt;/year&gt;&lt;pub-dates&gt;&lt;date&gt;Nov&lt;/date&gt;&lt;/pub-dates&gt;&lt;/dates&gt;&lt;isbn&gt;1350-4533&lt;/isbn&gt;&lt;accession-num&gt;WOS:000310423300001&lt;/accession-num&gt;&lt;urls&gt;&lt;related-urls&gt;&lt;url&gt;&amp;lt;Go to ISI&amp;gt;://WOS:000310423300001&lt;/url&gt;&lt;/related-urls&gt;&lt;/urls&gt;&lt;electronic-resource-num&gt;10.1016/j.medengphy.2011.12.008&lt;/electronic-resource-num&gt;&lt;/record&gt;&lt;/Cite&gt;&lt;/EndNote&gt;</w:instrText>
      </w:r>
      <w:r>
        <w:fldChar w:fldCharType="separate"/>
      </w:r>
      <w:r w:rsidR="00DF2EE1" w:rsidRPr="00DF2EE1">
        <w:rPr>
          <w:noProof/>
          <w:vertAlign w:val="superscript"/>
        </w:rPr>
        <w:t>[12]</w:t>
      </w:r>
      <w:r>
        <w:fldChar w:fldCharType="end"/>
      </w:r>
      <w:r>
        <w:rPr>
          <w:rFonts w:hint="eastAsia"/>
        </w:rPr>
        <w:t>或者不同信号之间的组合</w:t>
      </w:r>
      <w:r>
        <w:fldChar w:fldCharType="begin">
          <w:fldData xml:space="preserve">PEVuZE5vdGU+PENpdGU+PEF1dGhvcj5IdWFuZzwvQXV0aG9yPjxZZWFyPjIwMTc8L1llYXI+PFJl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</w:fldData>
        </w:fldChar>
      </w:r>
      <w:r w:rsidR="00DF2EE1">
        <w:instrText xml:space="preserve"> ADDIN EN.CITE </w:instrText>
      </w:r>
      <w:r w:rsidR="00DF2EE1">
        <w:fldChar w:fldCharType="begin">
          <w:fldData xml:space="preserve">PEVuZE5vdGU+PENpdGU+PEF1dGhvcj5IdWFuZzwvQXV0aG9yPjxZZWFyPjIwMTc8L1llYXI+PFJl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</w:fldData>
        </w:fldChar>
      </w:r>
      <w:r w:rsidR="00DF2EE1">
        <w:instrText xml:space="preserve"> ADDIN EN.CITE.DATA </w:instrText>
      </w:r>
      <w:r w:rsidR="00DF2EE1">
        <w:fldChar w:fldCharType="end"/>
      </w:r>
      <w:r>
        <w:fldChar w:fldCharType="separate"/>
      </w:r>
      <w:r w:rsidR="00DF2EE1" w:rsidRPr="00DF2EE1">
        <w:rPr>
          <w:noProof/>
          <w:vertAlign w:val="superscript"/>
        </w:rPr>
        <w:t>[13, 14]</w:t>
      </w:r>
      <w:r>
        <w:fldChar w:fldCharType="end"/>
      </w:r>
      <w:r>
        <w:rPr>
          <w:rFonts w:hint="eastAsia"/>
        </w:rPr>
        <w:t>进行诊断。比如Gutierrez等人使用AdaBoost的方法基于单通道流量信号的特征实现对SAHS严重程度的诊断</w:t>
      </w:r>
      <w:r>
        <w:fldChar w:fldCharType="begin">
          <w:fldData xml:space="preserve">PEVuZE5vdGU+PENpdGU+PEF1dGhvcj5HdXRpZXJyZXotVG9iYWw8L0F1dGhvcj48WWVhcj4yMDE2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</w:fldData>
        </w:fldChar>
      </w:r>
      <w:r w:rsidR="00DF2EE1">
        <w:instrText xml:space="preserve"> ADDIN EN.CITE </w:instrText>
      </w:r>
      <w:r w:rsidR="00DF2EE1">
        <w:fldChar w:fldCharType="begin">
          <w:fldData xml:space="preserve">PEVuZE5vdGU+PENpdGU+PEF1dGhvcj5HdXRpZXJyZXotVG9iYWw8L0F1dGhvcj48WWVhcj4yMDE2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</w:fldData>
        </w:fldChar>
      </w:r>
      <w:r w:rsidR="00DF2EE1">
        <w:instrText xml:space="preserve"> ADDIN EN.CITE.DATA </w:instrText>
      </w:r>
      <w:r w:rsidR="00DF2EE1">
        <w:fldChar w:fldCharType="end"/>
      </w:r>
      <w:r>
        <w:fldChar w:fldCharType="separate"/>
      </w:r>
      <w:r w:rsidR="00DF2EE1" w:rsidRPr="00DF2EE1">
        <w:rPr>
          <w:noProof/>
          <w:vertAlign w:val="superscript"/>
        </w:rPr>
        <w:t>[8]</w:t>
      </w:r>
      <w:r>
        <w:fldChar w:fldCharType="end"/>
      </w:r>
      <w:r>
        <w:rPr>
          <w:rFonts w:hint="eastAsia"/>
        </w:rPr>
        <w:t>。B.</w:t>
      </w:r>
      <w:r>
        <w:t>Xie</w:t>
      </w:r>
      <w:r>
        <w:rPr>
          <w:rFonts w:hint="eastAsia"/>
        </w:rPr>
        <w:t>等人使用分类器组合的方法基于ECG与血氧双通道信号实现了对SAHS的实时判断</w:t>
      </w:r>
      <w:r>
        <w:fldChar w:fldCharType="begin">
          <w:fldData xml:space="preserve">PEVuZE5vdGU+PENpdGU+PEF1dGhvcj5YaWU8L0F1dGhvcj48WWVhcj4yMDEyPC9ZZWFyPjxSZWNO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</w:fldData>
        </w:fldChar>
      </w:r>
      <w:r w:rsidR="00DF2EE1">
        <w:instrText xml:space="preserve"> ADDIN EN.CITE </w:instrText>
      </w:r>
      <w:r w:rsidR="00DF2EE1">
        <w:fldChar w:fldCharType="begin">
          <w:fldData xml:space="preserve">PEVuZE5vdGU+PENpdGU+PEF1dGhvcj5YaWU8L0F1dGhvcj48WWVhcj4yMDEyPC9ZZWFyPjxSZWNO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</w:fldData>
        </w:fldChar>
      </w:r>
      <w:r w:rsidR="00DF2EE1">
        <w:instrText xml:space="preserve"> ADDIN EN.CITE.DATA </w:instrText>
      </w:r>
      <w:r w:rsidR="00DF2EE1">
        <w:fldChar w:fldCharType="end"/>
      </w:r>
      <w:r>
        <w:fldChar w:fldCharType="separate"/>
      </w:r>
      <w:r w:rsidR="00DF2EE1" w:rsidRPr="00DF2EE1">
        <w:rPr>
          <w:noProof/>
          <w:vertAlign w:val="superscript"/>
        </w:rPr>
        <w:t>[14]</w:t>
      </w:r>
      <w:r>
        <w:fldChar w:fldCharType="end"/>
      </w:r>
      <w:r w:rsidR="00B900C2">
        <w:rPr>
          <w:rFonts w:hint="eastAsia"/>
        </w:rPr>
        <w:t>。纵观上述研究</w:t>
      </w:r>
      <w:r>
        <w:rPr>
          <w:rFonts w:hint="eastAsia"/>
        </w:rPr>
        <w:t>大致可以分为两</w:t>
      </w:r>
      <w:r w:rsidR="00B900C2">
        <w:rPr>
          <w:rFonts w:hint="eastAsia"/>
        </w:rPr>
        <w:t>类</w:t>
      </w:r>
      <w:r>
        <w:rPr>
          <w:rFonts w:hint="eastAsia"/>
        </w:rPr>
        <w:t>，</w:t>
      </w:r>
      <w:r w:rsidRPr="006C441C">
        <w:rPr>
          <w:rFonts w:hint="eastAsia"/>
        </w:rPr>
        <w:t>一是基于</w:t>
      </w:r>
      <w:r w:rsidR="00DF2EE1">
        <w:rPr>
          <w:rFonts w:hint="eastAsia"/>
        </w:rPr>
        <w:t>SAHS</w:t>
      </w:r>
      <w:r w:rsidRPr="006C441C">
        <w:rPr>
          <w:rFonts w:hint="eastAsia"/>
        </w:rPr>
        <w:t>事件</w:t>
      </w:r>
      <w:r w:rsidR="005D74F8">
        <w:rPr>
          <w:rFonts w:hint="eastAsia"/>
        </w:rPr>
        <w:t>检测计算AHI</w:t>
      </w:r>
      <w:r w:rsidRPr="006C441C">
        <w:fldChar w:fldCharType="begin">
          <w:fldData xml:space="preserve">PEVuZE5vdGU+PENpdGU+PEF1dGhvcj5DaG9pPC9BdXRob3I+PFllYXI+MjAxODwvWWVhcj48UmVj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</w:fldData>
        </w:fldChar>
      </w:r>
      <w:r w:rsidR="00DF2EE1">
        <w:instrText xml:space="preserve"> ADDIN EN.CITE </w:instrText>
      </w:r>
      <w:r w:rsidR="00DF2EE1">
        <w:fldChar w:fldCharType="begin">
          <w:fldData xml:space="preserve">PEVuZE5vdGU+PENpdGU+PEF1dGhvcj5DaG9pPC9BdXRob3I+PFllYXI+MjAxODwvWWVhcj48UmVj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</w:fldData>
        </w:fldChar>
      </w:r>
      <w:r w:rsidR="00DF2EE1">
        <w:instrText xml:space="preserve"> ADDIN EN.CITE.DATA </w:instrText>
      </w:r>
      <w:r w:rsidR="00DF2EE1">
        <w:fldChar w:fldCharType="end"/>
      </w:r>
      <w:r w:rsidRPr="006C441C">
        <w:fldChar w:fldCharType="separate"/>
      </w:r>
      <w:r w:rsidR="00DF2EE1" w:rsidRPr="00DF2EE1">
        <w:rPr>
          <w:noProof/>
          <w:vertAlign w:val="superscript"/>
        </w:rPr>
        <w:t>[6, 7, 9, 11, 13-15]</w:t>
      </w:r>
      <w:r w:rsidRPr="006C441C">
        <w:fldChar w:fldCharType="end"/>
      </w:r>
      <w:r w:rsidRPr="006C441C">
        <w:rPr>
          <w:rFonts w:hint="eastAsia"/>
        </w:rPr>
        <w:t>，一种是基于整体信号特征</w:t>
      </w:r>
      <w:r w:rsidR="005D74F8">
        <w:rPr>
          <w:rFonts w:hint="eastAsia"/>
        </w:rPr>
        <w:t>预测AHI</w:t>
      </w:r>
      <w:r w:rsidRPr="006C441C">
        <w:fldChar w:fldCharType="begin">
          <w:fldData xml:space="preserve">PEVuZE5vdGU+PENpdGU+PEF1dGhvcj5HdXRpZXJyZXotVG9iYWw8L0F1dGhvcj48WWVhcj4yMDE2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</w:fldData>
        </w:fldChar>
      </w:r>
      <w:r w:rsidR="00DF2EE1">
        <w:instrText xml:space="preserve"> ADDIN EN.CITE </w:instrText>
      </w:r>
      <w:r w:rsidR="00DF2EE1">
        <w:fldChar w:fldCharType="begin">
          <w:fldData xml:space="preserve">PEVuZE5vdGU+PENpdGU+PEF1dGhvcj5HdXRpZXJyZXotVG9iYWw8L0F1dGhvcj48WWVhcj4yMDE2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</w:fldData>
        </w:fldChar>
      </w:r>
      <w:r w:rsidR="00DF2EE1">
        <w:instrText xml:space="preserve"> ADDIN EN.CITE.DATA </w:instrText>
      </w:r>
      <w:r w:rsidR="00DF2EE1">
        <w:fldChar w:fldCharType="end"/>
      </w:r>
      <w:r w:rsidRPr="006C441C">
        <w:fldChar w:fldCharType="separate"/>
      </w:r>
      <w:r w:rsidR="00DF2EE1" w:rsidRPr="00DF2EE1">
        <w:rPr>
          <w:noProof/>
          <w:vertAlign w:val="superscript"/>
        </w:rPr>
        <w:t>[4, 5, 8, 10, 12, 16]</w:t>
      </w:r>
      <w:r w:rsidRPr="006C441C">
        <w:fldChar w:fldCharType="end"/>
      </w:r>
      <w:r w:rsidRPr="006C441C">
        <w:rPr>
          <w:rFonts w:hint="eastAsia"/>
        </w:rPr>
        <w:t>。</w:t>
      </w:r>
      <w:r>
        <w:rPr>
          <w:rFonts w:hint="eastAsia"/>
        </w:rPr>
        <w:t>使用信号整体特征实现对SAHS诊断的方法不能够提供相关SAHS事件的时间信息；而基于事件检测的SAHS诊断研究中将原始信号切割成为一分钟的片段进行识别，同样存在诊断分辨率不高的问题，可能会在AHI估计中存在较大误差。最近</w:t>
      </w:r>
      <w:r w:rsidRPr="00AA71E2">
        <w:t>Choi, S. H.</w:t>
      </w:r>
      <w:r>
        <w:rPr>
          <w:rFonts w:hint="eastAsia"/>
        </w:rPr>
        <w:t>等人使用卷积神经网络的方法实现对SAHS的诊断</w:t>
      </w:r>
      <w:r w:rsidR="005D74F8">
        <w:rPr>
          <w:rFonts w:hint="eastAsia"/>
        </w:rPr>
        <w:t>同时</w:t>
      </w:r>
      <w:r>
        <w:rPr>
          <w:rFonts w:hint="eastAsia"/>
        </w:rPr>
        <w:t>具有较高的时间分辨率</w:t>
      </w:r>
      <w:r>
        <w:fldChar w:fldCharType="begin">
          <w:fldData xml:space="preserve">PEVuZE5vdGU+PENpdGU+PEF1dGhvcj5DaG9pPC9BdXRob3I+PFllYXI+MjAxODwvWWVhcj48UmVj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</w:fldData>
        </w:fldChar>
      </w:r>
      <w:r w:rsidR="00DF2EE1">
        <w:instrText xml:space="preserve"> ADDIN EN.CITE </w:instrText>
      </w:r>
      <w:r w:rsidR="00DF2EE1">
        <w:fldChar w:fldCharType="begin">
          <w:fldData xml:space="preserve">PEVuZE5vdGU+PENpdGU+PEF1dGhvcj5DaG9pPC9BdXRob3I+PFllYXI+MjAxODwvWWVhcj48UmVj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</w:fldData>
        </w:fldChar>
      </w:r>
      <w:r w:rsidR="00DF2EE1">
        <w:instrText xml:space="preserve"> ADDIN EN.CITE.DATA </w:instrText>
      </w:r>
      <w:r w:rsidR="00DF2EE1">
        <w:fldChar w:fldCharType="end"/>
      </w:r>
      <w:r>
        <w:fldChar w:fldCharType="separate"/>
      </w:r>
      <w:r w:rsidR="00DF2EE1" w:rsidRPr="00DF2EE1">
        <w:rPr>
          <w:noProof/>
          <w:vertAlign w:val="superscript"/>
        </w:rPr>
        <w:t>[7]</w:t>
      </w:r>
      <w:r>
        <w:fldChar w:fldCharType="end"/>
      </w:r>
      <w:r>
        <w:rPr>
          <w:rFonts w:hint="eastAsia"/>
        </w:rPr>
        <w:t>。但是需要注意的是一方面卷积神经网络缺乏解释性，</w:t>
      </w:r>
      <w:r w:rsidR="00A17D69">
        <w:rPr>
          <w:rFonts w:hint="eastAsia"/>
        </w:rPr>
        <w:t>在</w:t>
      </w:r>
      <w:r w:rsidR="005D74F8">
        <w:rPr>
          <w:rFonts w:hint="eastAsia"/>
        </w:rPr>
        <w:t>临床诊断中不容易为医生与患者理解；</w:t>
      </w:r>
      <w:r>
        <w:rPr>
          <w:rFonts w:hint="eastAsia"/>
        </w:rPr>
        <w:t>另外一方面需要大量的样本数据进行训练同时计算量巨大，可能会给临床应用带来不便。所以我们希望探索</w:t>
      </w:r>
      <w:r w:rsidR="00134B46">
        <w:rPr>
          <w:rFonts w:hint="eastAsia"/>
        </w:rPr>
        <w:t>由具备强解释性的CART决策树构成的随机森林</w:t>
      </w:r>
      <w:r w:rsidR="00B900C2">
        <w:rPr>
          <w:rFonts w:hint="eastAsia"/>
        </w:rPr>
        <w:t>技术</w:t>
      </w:r>
      <w:r>
        <w:rPr>
          <w:rFonts w:hint="eastAsia"/>
        </w:rPr>
        <w:t>在SAHS诊断中的可行性，</w:t>
      </w:r>
      <w:r w:rsidR="005D74F8">
        <w:rPr>
          <w:rFonts w:hint="eastAsia"/>
        </w:rPr>
        <w:t>选用的信号为口鼻流量信号与血氧信号的组合，口鼻流量信号可以弥补血氧信号</w:t>
      </w:r>
      <w:r w:rsidR="00876A76">
        <w:rPr>
          <w:rFonts w:hint="eastAsia"/>
        </w:rPr>
        <w:t>时间延迟</w:t>
      </w:r>
      <w:r w:rsidR="005D74F8">
        <w:rPr>
          <w:rFonts w:hint="eastAsia"/>
        </w:rPr>
        <w:t>问题，而血氧信号可以为SAHS检测提供更多的参考信息。</w:t>
      </w:r>
      <w:r w:rsidR="00876A76">
        <w:rPr>
          <w:rFonts w:hint="eastAsia"/>
        </w:rPr>
        <w:t>与此同时，我们提出了两路不同长度的时间窗构成</w:t>
      </w:r>
      <w:r w:rsidR="005D74F8">
        <w:rPr>
          <w:rFonts w:hint="eastAsia"/>
        </w:rPr>
        <w:t>分类器的</w:t>
      </w:r>
      <w:r w:rsidR="00876A76">
        <w:rPr>
          <w:rFonts w:hint="eastAsia"/>
        </w:rPr>
        <w:t>级联设计，可</w:t>
      </w:r>
      <w:r w:rsidR="005D74F8">
        <w:rPr>
          <w:rFonts w:hint="eastAsia"/>
        </w:rPr>
        <w:t>实现</w:t>
      </w:r>
      <w:r w:rsidR="00876A76">
        <w:rPr>
          <w:rFonts w:hint="eastAsia"/>
        </w:rPr>
        <w:t>SAHS事件检出率有效提升</w:t>
      </w:r>
      <w:r w:rsidR="005D74F8">
        <w:rPr>
          <w:rFonts w:hint="eastAsia"/>
        </w:rPr>
        <w:t>。</w:t>
      </w:r>
    </w:p>
    <w:p w14:paraId="3A998777" w14:textId="77777777" w:rsidR="003E5245" w:rsidRDefault="003E5245" w:rsidP="003E5245">
      <w:pPr>
        <w:rPr>
          <w:b/>
        </w:rPr>
      </w:pPr>
      <w:r>
        <w:rPr>
          <w:rFonts w:hint="eastAsia"/>
          <w:b/>
        </w:rPr>
        <w:t>2</w:t>
      </w:r>
      <w:r>
        <w:rPr>
          <w:b/>
        </w:rPr>
        <w:t xml:space="preserve"> </w:t>
      </w:r>
      <w:r w:rsidRPr="007F31CB">
        <w:rPr>
          <w:rFonts w:hint="eastAsia"/>
          <w:b/>
        </w:rPr>
        <w:t>材料和方法</w:t>
      </w:r>
    </w:p>
    <w:p w14:paraId="2EEEBFEA" w14:textId="77777777" w:rsidR="003E5245" w:rsidRDefault="003E5245" w:rsidP="003E5245">
      <w:pPr>
        <w:rPr>
          <w:b/>
        </w:rPr>
      </w:pPr>
      <w:r>
        <w:rPr>
          <w:rFonts w:hint="eastAsia"/>
          <w:b/>
        </w:rPr>
        <w:t>2.</w:t>
      </w:r>
      <w:r>
        <w:rPr>
          <w:b/>
        </w:rPr>
        <w:t xml:space="preserve">1 </w:t>
      </w:r>
      <w:r>
        <w:rPr>
          <w:rFonts w:hint="eastAsia"/>
          <w:b/>
        </w:rPr>
        <w:t>数据库</w:t>
      </w:r>
    </w:p>
    <w:p w14:paraId="18454C20" w14:textId="19AD9972" w:rsidR="003E5245" w:rsidRDefault="003E5245" w:rsidP="003E5245">
      <w:r>
        <w:rPr>
          <w:rFonts w:hint="eastAsia"/>
        </w:rPr>
        <w:t>本文选取的数据库为Physionet上的公开数据库圣文森特大学医院/都柏林大学学院睡眠呼吸暂停综合征数据库（UCDDB），数据库中包含2</w:t>
      </w:r>
      <w:r>
        <w:t>5</w:t>
      </w:r>
      <w:r>
        <w:rPr>
          <w:rFonts w:hint="eastAsia"/>
        </w:rPr>
        <w:t>名疑似患有睡眠呼吸障碍的被试整夜</w:t>
      </w:r>
      <w:r w:rsidR="005D74F8">
        <w:rPr>
          <w:rFonts w:hint="eastAsia"/>
        </w:rPr>
        <w:t>的</w:t>
      </w:r>
      <w:r>
        <w:rPr>
          <w:rFonts w:hint="eastAsia"/>
        </w:rPr>
        <w:t>睡眠多导图数据。其中包括脑电信号（C</w:t>
      </w:r>
      <w:r>
        <w:t>3</w:t>
      </w:r>
      <w:r>
        <w:rPr>
          <w:rFonts w:hint="eastAsia"/>
        </w:rPr>
        <w:t>-A</w:t>
      </w:r>
      <w:r>
        <w:t>2</w:t>
      </w:r>
      <w:r>
        <w:rPr>
          <w:rFonts w:hint="eastAsia"/>
        </w:rPr>
        <w:t>，C</w:t>
      </w:r>
      <w:r>
        <w:t>4</w:t>
      </w:r>
      <w:r>
        <w:rPr>
          <w:rFonts w:hint="eastAsia"/>
        </w:rPr>
        <w:t>-A</w:t>
      </w:r>
      <w:r>
        <w:t>1</w:t>
      </w:r>
      <w:r>
        <w:rPr>
          <w:rFonts w:hint="eastAsia"/>
        </w:rPr>
        <w:t>），左右眼电信号，颏下的肌电信号，使用热敏电阻测量的口鼻流量信号，使用应变片测量的胸部与腹部位移信号，使用手指脉搏血氧计记录的氧饱和度信号，使用麦克风记录的鼾声信号以及身体姿势信息共计十四个通道的信号。所有通道的信号都是使用德国的Jaeger-Toennies</w:t>
      </w:r>
      <w:r>
        <w:t xml:space="preserve"> </w:t>
      </w:r>
      <w:r w:rsidR="00EA59EA">
        <w:rPr>
          <w:rFonts w:hint="eastAsia"/>
        </w:rPr>
        <w:t>系统</w:t>
      </w:r>
      <w:r>
        <w:rPr>
          <w:rFonts w:hint="eastAsia"/>
        </w:rPr>
        <w:t>进行记录的。</w:t>
      </w:r>
      <w:r w:rsidR="005D74F8">
        <w:rPr>
          <w:rFonts w:hint="eastAsia"/>
        </w:rPr>
        <w:t>数据库还包含了</w:t>
      </w:r>
      <w:r>
        <w:rPr>
          <w:rFonts w:hint="eastAsia"/>
        </w:rPr>
        <w:t>由一名经验丰富的睡眠技术专家标定的</w:t>
      </w:r>
      <w:r w:rsidR="005D74F8">
        <w:rPr>
          <w:rFonts w:hint="eastAsia"/>
        </w:rPr>
        <w:t>睡眠分期与SAHS事件标注文件</w:t>
      </w:r>
      <w:r>
        <w:rPr>
          <w:rFonts w:hint="eastAsia"/>
        </w:rPr>
        <w:t>，其中包括</w:t>
      </w:r>
      <w:r w:rsidR="005D74F8">
        <w:rPr>
          <w:rFonts w:hint="eastAsia"/>
        </w:rPr>
        <w:t>了</w:t>
      </w:r>
      <w:r>
        <w:rPr>
          <w:rFonts w:hint="eastAsia"/>
        </w:rPr>
        <w:t>每一次SAHS事件的发生与持续时间、类型等信息。根据以往研究经验SAHS严重程度的阈值</w:t>
      </w:r>
      <w:r w:rsidR="005D74F8">
        <w:rPr>
          <w:rFonts w:hint="eastAsia"/>
        </w:rPr>
        <w:t>一般</w:t>
      </w:r>
      <w:r>
        <w:rPr>
          <w:rFonts w:hint="eastAsia"/>
        </w:rPr>
        <w:t>设置为5，1</w:t>
      </w:r>
      <w:r>
        <w:t>5</w:t>
      </w:r>
      <w:r>
        <w:rPr>
          <w:rFonts w:hint="eastAsia"/>
        </w:rPr>
        <w:t>，3</w:t>
      </w:r>
      <w:r>
        <w:t>0</w:t>
      </w:r>
      <w:r>
        <w:rPr>
          <w:rFonts w:hint="eastAsia"/>
        </w:rPr>
        <w:t>次/小时</w:t>
      </w:r>
      <w:r>
        <w:fldChar w:fldCharType="begin">
          <w:fldData xml:space="preserve">PEVuZE5vdGU+PENpdGU+PEF1dGhvcj5CZXJyeTwvQXV0aG9yPjxZZWFyPjIwMTI8L1llYXI+PFJl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</w:fldData>
        </w:fldChar>
      </w:r>
      <w:r w:rsidR="00DF2EE1">
        <w:instrText xml:space="preserve"> ADDIN EN.CITE </w:instrText>
      </w:r>
      <w:r w:rsidR="00DF2EE1">
        <w:fldChar w:fldCharType="begin">
          <w:fldData xml:space="preserve">PEVuZE5vdGU+PENpdGU+PEF1dGhvcj5CZXJyeTwvQXV0aG9yPjxZZWFyPjIwMTI8L1llYXI+PFJl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</w:fldData>
        </w:fldChar>
      </w:r>
      <w:r w:rsidR="00DF2EE1">
        <w:instrText xml:space="preserve"> ADDIN EN.CITE.DATA </w:instrText>
      </w:r>
      <w:r w:rsidR="00DF2EE1">
        <w:fldChar w:fldCharType="end"/>
      </w:r>
      <w:r>
        <w:fldChar w:fldCharType="separate"/>
      </w:r>
      <w:r w:rsidR="00DF2EE1" w:rsidRPr="00DF2EE1">
        <w:rPr>
          <w:noProof/>
          <w:vertAlign w:val="superscript"/>
        </w:rPr>
        <w:t>[7, 8, 11, 17, 18]</w:t>
      </w:r>
      <w:r>
        <w:fldChar w:fldCharType="end"/>
      </w:r>
      <w:r>
        <w:rPr>
          <w:rFonts w:hint="eastAsia"/>
        </w:rPr>
        <w:t>，而AHI=</w:t>
      </w:r>
      <w:r>
        <w:t>5</w:t>
      </w:r>
      <w:r>
        <w:rPr>
          <w:rFonts w:hint="eastAsia"/>
        </w:rPr>
        <w:t>次/小时通常用来判断被试是否为SAHS阳性患者</w:t>
      </w:r>
      <w:r>
        <w:fldChar w:fldCharType="begin"/>
      </w:r>
      <w:r w:rsidR="00DF2EE1">
        <w:instrText xml:space="preserve"> ADDIN EN.CITE &lt;EndNote&gt;&lt;Cite&gt;&lt;Author&gt;American academy of sleep medicine task&lt;/Author&gt;&lt;Year&gt;1999&lt;/Year&gt;&lt;RecNum&gt;8&lt;/RecNum&gt;&lt;DisplayText&gt;&lt;style face="superscript"&gt;[19]&lt;/style&gt;&lt;/DisplayText&gt;&lt;record&gt;&lt;rec-number&gt;8&lt;/rec-number&gt;&lt;foreign-keys&gt;&lt;key app="EN" db-id="5zp0rzevixdad7eps2dpfwx9vfwwaafzs5ts" timestamp="1544672238"&gt;8&lt;/key&gt;&lt;/foreign-keys&gt;&lt;ref-type name="Journal Article"&gt;17&lt;/ref-type&gt;&lt;contributors&gt;&lt;authors&gt;&lt;author&gt;American academy of sleep medicine task, force&lt;/author&gt;&lt;/authors&gt;&lt;/contributors&gt;&lt;titles&gt;&lt;title&gt;Sleep-related breathing disorders in adults : recommendations for syndrome definition and measurement techniques in clinical research&lt;/title&gt;&lt;secondary-title&gt;Sleep&lt;/secondary-title&gt;&lt;/titles&gt;&lt;periodical&gt;&lt;full-title&gt;Sleep&lt;/full-title&gt;&lt;/periodical&gt;&lt;pages&gt;667-689&lt;/pages&gt;&lt;volume&gt;22&lt;/volume&gt;&lt;dates&gt;&lt;year&gt;1999&lt;/year&gt;&lt;pub-dates&gt;&lt;date&gt;1999&lt;/date&gt;&lt;/pub-dates&gt;&lt;/dates&gt;&lt;urls&gt;&lt;related-urls&gt;&lt;url&gt;https://ci.nii.ac.jp/naid/10011685953/en/&lt;/url&gt;&lt;/related-urls&gt;&lt;/urls&gt;&lt;/record&gt;&lt;/Cite&gt;&lt;/EndNote&gt;</w:instrText>
      </w:r>
      <w:r>
        <w:fldChar w:fldCharType="separate"/>
      </w:r>
      <w:r w:rsidR="00DF2EE1" w:rsidRPr="00DF2EE1">
        <w:rPr>
          <w:noProof/>
          <w:vertAlign w:val="superscript"/>
        </w:rPr>
        <w:t>[19]</w:t>
      </w:r>
      <w:r>
        <w:fldChar w:fldCharType="end"/>
      </w:r>
      <w:r>
        <w:rPr>
          <w:rFonts w:hint="eastAsia"/>
        </w:rPr>
        <w:t>，</w:t>
      </w:r>
      <w:r w:rsidR="00EA59EA">
        <w:rPr>
          <w:rFonts w:hint="eastAsia"/>
        </w:rPr>
        <w:t>数据库中共</w:t>
      </w:r>
      <w:r w:rsidR="006C3D99">
        <w:rPr>
          <w:rFonts w:hint="eastAsia"/>
        </w:rPr>
        <w:t>含有</w:t>
      </w:r>
      <w:r w:rsidR="00E37674">
        <w:rPr>
          <w:rFonts w:hint="eastAsia"/>
        </w:rPr>
        <w:t>2名非SAHS患者、1</w:t>
      </w:r>
      <w:r w:rsidR="001D0593">
        <w:t>2</w:t>
      </w:r>
      <w:r w:rsidR="00E37674">
        <w:rPr>
          <w:rFonts w:hint="eastAsia"/>
        </w:rPr>
        <w:t>名轻度SAHS患者、5名中度SAHS患者、</w:t>
      </w:r>
      <w:r w:rsidR="001D0593">
        <w:rPr>
          <w:rFonts w:hint="eastAsia"/>
        </w:rPr>
        <w:t>6</w:t>
      </w:r>
      <w:r w:rsidR="00E37674">
        <w:rPr>
          <w:rFonts w:hint="eastAsia"/>
        </w:rPr>
        <w:t>名重度SAHS患者，为了尽量平衡每类患者的数目，</w:t>
      </w:r>
      <w:r w:rsidR="00E37674" w:rsidRPr="00992469">
        <w:rPr>
          <w:rFonts w:hint="eastAsia"/>
          <w:highlight w:val="yellow"/>
        </w:rPr>
        <w:t>我们随机在</w:t>
      </w:r>
      <w:r w:rsidR="00E37674">
        <w:rPr>
          <w:rFonts w:hint="eastAsia"/>
        </w:rPr>
        <w:t>每类患者中选取了2、4、</w:t>
      </w:r>
      <w:r w:rsidR="00E37674">
        <w:rPr>
          <w:rFonts w:hint="eastAsia"/>
        </w:rPr>
        <w:lastRenderedPageBreak/>
        <w:t>4、5名</w:t>
      </w:r>
      <w:r w:rsidR="00EA59EA">
        <w:rPr>
          <w:rFonts w:hint="eastAsia"/>
        </w:rPr>
        <w:t>被试</w:t>
      </w:r>
      <w:r w:rsidR="00E37674">
        <w:rPr>
          <w:rFonts w:hint="eastAsia"/>
        </w:rPr>
        <w:t>进行后续的训练与测试。</w:t>
      </w:r>
      <w:r>
        <w:rPr>
          <w:rFonts w:hint="eastAsia"/>
        </w:rPr>
        <w:t>选取的被试的人口统计学与睡眠相关参数如</w:t>
      </w:r>
      <w:r w:rsidR="00CF5164">
        <w:fldChar w:fldCharType="begin"/>
      </w:r>
      <w:r w:rsidR="00CF5164">
        <w:instrText xml:space="preserve"> </w:instrText>
      </w:r>
      <w:r w:rsidR="00CF5164">
        <w:rPr>
          <w:rFonts w:hint="eastAsia"/>
        </w:rPr>
        <w:instrText>REF _Ref532982905 \h</w:instrText>
      </w:r>
      <w:r w:rsidR="00CF5164">
        <w:instrText xml:space="preserve"> </w:instrText>
      </w:r>
      <w:r w:rsidR="00CF5164">
        <w:fldChar w:fldCharType="separate"/>
      </w:r>
      <w:r w:rsidR="00CF5164">
        <w:t xml:space="preserve">表格 </w:t>
      </w:r>
      <w:r w:rsidR="00CF5164">
        <w:rPr>
          <w:noProof/>
        </w:rPr>
        <w:t>1</w:t>
      </w:r>
      <w:r w:rsidR="00CF5164">
        <w:fldChar w:fldCharType="end"/>
      </w:r>
      <w:r>
        <w:rPr>
          <w:rFonts w:hint="eastAsia"/>
        </w:rPr>
        <w:t>所示。</w:t>
      </w:r>
    </w:p>
    <w:p w14:paraId="3586327B" w14:textId="70D2E49F" w:rsidR="003E5245" w:rsidRDefault="003E5245" w:rsidP="003E5245">
      <w:pPr>
        <w:pStyle w:val="a3"/>
        <w:keepNext/>
      </w:pPr>
      <w:bookmarkStart w:id="0" w:name="_Ref532982905"/>
      <w:r>
        <w:t>表格</w:t>
      </w:r>
      <w:r>
        <w:t xml:space="preserve"> </w:t>
      </w:r>
      <w:r>
        <w:fldChar w:fldCharType="begin"/>
      </w:r>
      <w:r>
        <w:instrText xml:space="preserve"> SEQ </w:instrText>
      </w:r>
      <w:r>
        <w:instrText>表格</w:instrText>
      </w:r>
      <w:r>
        <w:instrText xml:space="preserve"> \* ARABIC </w:instrText>
      </w:r>
      <w:r>
        <w:fldChar w:fldCharType="separate"/>
      </w:r>
      <w:r w:rsidR="00DD1662">
        <w:rPr>
          <w:noProof/>
        </w:rPr>
        <w:t>1</w:t>
      </w:r>
      <w:r>
        <w:fldChar w:fldCharType="end"/>
      </w:r>
      <w:bookmarkEnd w:id="0"/>
      <w:r>
        <w:rPr>
          <w:rFonts w:hint="eastAsia"/>
        </w:rPr>
        <w:t>.</w:t>
      </w:r>
      <w:r>
        <w:t xml:space="preserve"> </w:t>
      </w:r>
      <w:r>
        <w:rPr>
          <w:rFonts w:hint="eastAsia"/>
        </w:rPr>
        <w:t>不同严重程度</w:t>
      </w:r>
      <w:r>
        <w:rPr>
          <w:rFonts w:hint="eastAsia"/>
        </w:rPr>
        <w:t>SAHS</w:t>
      </w:r>
      <w:r>
        <w:rPr>
          <w:rFonts w:hint="eastAsia"/>
        </w:rPr>
        <w:t>睡眠相关参数汇总（平均值±标准差）</w:t>
      </w:r>
    </w:p>
    <w:tbl>
      <w:tblPr>
        <w:tblW w:w="0" w:type="auto"/>
        <w:tblBorders>
          <w:top w:val="single" w:sz="4" w:space="0" w:color="auto"/>
          <w:bottom w:val="single" w:sz="4" w:space="0" w:color="auto"/>
          <w:insideH w:val="single" w:sz="4" w:space="0" w:color="auto"/>
        </w:tblBorders>
        <w:tblLayout w:type="fixed"/>
        <w:tblLook w:val="04A0" w:firstRow="1" w:lastRow="0" w:firstColumn="1" w:lastColumn="0" w:noHBand="0" w:noVBand="1"/>
      </w:tblPr>
      <w:tblGrid>
        <w:gridCol w:w="2268"/>
        <w:gridCol w:w="1560"/>
        <w:gridCol w:w="1377"/>
        <w:gridCol w:w="1695"/>
        <w:gridCol w:w="1406"/>
      </w:tblGrid>
      <w:tr w:rsidR="003E5245" w:rsidRPr="00487D54" w14:paraId="1B4FB812" w14:textId="77777777" w:rsidTr="00246C0A">
        <w:trPr>
          <w:trHeight w:val="285"/>
        </w:trPr>
        <w:tc>
          <w:tcPr>
            <w:tcW w:w="2268" w:type="dxa"/>
            <w:shd w:val="clear" w:color="auto" w:fill="auto"/>
            <w:noWrap/>
            <w:vAlign w:val="center"/>
            <w:hideMark/>
          </w:tcPr>
          <w:p w14:paraId="784B5DC4" w14:textId="77777777" w:rsidR="003E5245" w:rsidRPr="00487D54" w:rsidRDefault="003E5245" w:rsidP="00DF2EE1">
            <w:pPr>
              <w:widowControl/>
              <w:jc w:val="left"/>
              <w:rPr>
                <w:rFonts w:ascii="宋体" w:eastAsia="宋体" w:hAnsi="宋体" w:cs="宋体"/>
                <w:kern w:val="0"/>
                <w:sz w:val="24"/>
                <w:szCs w:val="24"/>
              </w:rPr>
            </w:pPr>
          </w:p>
        </w:tc>
        <w:tc>
          <w:tcPr>
            <w:tcW w:w="1560" w:type="dxa"/>
            <w:shd w:val="clear" w:color="auto" w:fill="auto"/>
            <w:noWrap/>
            <w:vAlign w:val="center"/>
            <w:hideMark/>
          </w:tcPr>
          <w:p w14:paraId="7E59142C" w14:textId="77777777" w:rsidR="003E5245" w:rsidRPr="00487D54" w:rsidRDefault="003E5245" w:rsidP="00DF2EE1">
            <w:pPr>
              <w:widowControl/>
              <w:jc w:val="left"/>
              <w:rPr>
                <w:rFonts w:ascii="等线" w:eastAsia="等线" w:hAnsi="等线" w:cs="宋体"/>
                <w:color w:val="000000"/>
                <w:kern w:val="0"/>
                <w:sz w:val="22"/>
              </w:rPr>
            </w:pPr>
            <w:r w:rsidRPr="00487D54">
              <w:rPr>
                <w:rFonts w:ascii="等线" w:eastAsia="等线" w:hAnsi="等线" w:cs="宋体" w:hint="eastAsia"/>
                <w:color w:val="000000"/>
                <w:kern w:val="0"/>
                <w:sz w:val="22"/>
              </w:rPr>
              <w:t>Non-SAHS</w:t>
            </w:r>
          </w:p>
        </w:tc>
        <w:tc>
          <w:tcPr>
            <w:tcW w:w="1377" w:type="dxa"/>
            <w:shd w:val="clear" w:color="auto" w:fill="auto"/>
            <w:noWrap/>
            <w:vAlign w:val="center"/>
            <w:hideMark/>
          </w:tcPr>
          <w:p w14:paraId="3A67D272" w14:textId="77777777" w:rsidR="003E5245" w:rsidRPr="00487D54" w:rsidRDefault="003E5245" w:rsidP="00DF2EE1">
            <w:pPr>
              <w:widowControl/>
              <w:jc w:val="left"/>
              <w:rPr>
                <w:rFonts w:ascii="等线" w:eastAsia="等线" w:hAnsi="等线" w:cs="宋体"/>
                <w:color w:val="000000"/>
                <w:kern w:val="0"/>
                <w:sz w:val="22"/>
              </w:rPr>
            </w:pPr>
            <w:r w:rsidRPr="00487D54">
              <w:rPr>
                <w:rFonts w:ascii="等线" w:eastAsia="等线" w:hAnsi="等线" w:cs="宋体" w:hint="eastAsia"/>
                <w:color w:val="000000"/>
                <w:kern w:val="0"/>
                <w:sz w:val="22"/>
              </w:rPr>
              <w:t>Mild SAHS</w:t>
            </w:r>
          </w:p>
        </w:tc>
        <w:tc>
          <w:tcPr>
            <w:tcW w:w="1695" w:type="dxa"/>
            <w:shd w:val="clear" w:color="auto" w:fill="auto"/>
            <w:noWrap/>
            <w:vAlign w:val="center"/>
            <w:hideMark/>
          </w:tcPr>
          <w:p w14:paraId="3C013FFF" w14:textId="77777777" w:rsidR="003E5245" w:rsidRPr="00487D54" w:rsidRDefault="003E5245" w:rsidP="00DF2EE1">
            <w:pPr>
              <w:widowControl/>
              <w:jc w:val="left"/>
              <w:rPr>
                <w:rFonts w:ascii="等线" w:eastAsia="等线" w:hAnsi="等线" w:cs="宋体"/>
                <w:color w:val="000000"/>
                <w:kern w:val="0"/>
                <w:sz w:val="22"/>
              </w:rPr>
            </w:pPr>
            <w:r w:rsidRPr="00487D54">
              <w:rPr>
                <w:rFonts w:ascii="等线" w:eastAsia="等线" w:hAnsi="等线" w:cs="宋体" w:hint="eastAsia"/>
                <w:color w:val="000000"/>
                <w:kern w:val="0"/>
                <w:sz w:val="22"/>
              </w:rPr>
              <w:t>Moderate SAHS</w:t>
            </w:r>
          </w:p>
        </w:tc>
        <w:tc>
          <w:tcPr>
            <w:tcW w:w="1406" w:type="dxa"/>
            <w:shd w:val="clear" w:color="auto" w:fill="auto"/>
            <w:noWrap/>
            <w:vAlign w:val="center"/>
            <w:hideMark/>
          </w:tcPr>
          <w:p w14:paraId="1700F8A6" w14:textId="77777777" w:rsidR="003E5245" w:rsidRPr="00487D54" w:rsidRDefault="003E5245" w:rsidP="00DF2EE1">
            <w:pPr>
              <w:widowControl/>
              <w:jc w:val="left"/>
              <w:rPr>
                <w:rFonts w:ascii="等线" w:eastAsia="等线" w:hAnsi="等线" w:cs="宋体"/>
                <w:color w:val="000000"/>
                <w:kern w:val="0"/>
                <w:sz w:val="22"/>
              </w:rPr>
            </w:pPr>
            <w:r w:rsidRPr="00487D54">
              <w:rPr>
                <w:rFonts w:ascii="等线" w:eastAsia="等线" w:hAnsi="等线" w:cs="宋体" w:hint="eastAsia"/>
                <w:color w:val="000000"/>
                <w:kern w:val="0"/>
                <w:sz w:val="22"/>
              </w:rPr>
              <w:t>Severe SAHS</w:t>
            </w:r>
          </w:p>
        </w:tc>
      </w:tr>
      <w:tr w:rsidR="003E5245" w:rsidRPr="00487D54" w14:paraId="0A60681D" w14:textId="77777777" w:rsidTr="00246C0A">
        <w:trPr>
          <w:trHeight w:val="285"/>
        </w:trPr>
        <w:tc>
          <w:tcPr>
            <w:tcW w:w="2268" w:type="dxa"/>
            <w:shd w:val="clear" w:color="auto" w:fill="auto"/>
            <w:noWrap/>
            <w:vAlign w:val="center"/>
            <w:hideMark/>
          </w:tcPr>
          <w:p w14:paraId="5C55541E" w14:textId="77777777" w:rsidR="003E5245" w:rsidRPr="00487D54" w:rsidRDefault="003E5245" w:rsidP="00DF2EE1">
            <w:pPr>
              <w:widowControl/>
              <w:jc w:val="left"/>
              <w:rPr>
                <w:rFonts w:ascii="等线" w:eastAsia="等线" w:hAnsi="等线" w:cs="宋体"/>
                <w:color w:val="000000"/>
                <w:kern w:val="0"/>
                <w:sz w:val="22"/>
              </w:rPr>
            </w:pPr>
            <w:r w:rsidRPr="00487D54">
              <w:rPr>
                <w:rFonts w:ascii="等线" w:eastAsia="等线" w:hAnsi="等线" w:cs="宋体" w:hint="eastAsia"/>
                <w:color w:val="000000"/>
                <w:kern w:val="0"/>
                <w:sz w:val="22"/>
              </w:rPr>
              <w:t>Age(years)</w:t>
            </w:r>
          </w:p>
        </w:tc>
        <w:tc>
          <w:tcPr>
            <w:tcW w:w="1560" w:type="dxa"/>
            <w:shd w:val="clear" w:color="auto" w:fill="auto"/>
            <w:noWrap/>
            <w:vAlign w:val="center"/>
            <w:hideMark/>
          </w:tcPr>
          <w:p w14:paraId="5088EAF9" w14:textId="3E4019A6" w:rsidR="003E5245" w:rsidRPr="00246C0A" w:rsidRDefault="008F4F65" w:rsidP="00DF2EE1">
            <w:pPr>
              <w:widowControl/>
              <w:jc w:val="left"/>
              <w:rPr>
                <w:rFonts w:ascii="等线" w:eastAsia="等线" w:hAnsi="等线"/>
                <w:color w:val="000000"/>
                <w:sz w:val="22"/>
              </w:rPr>
            </w:pPr>
            <w:r>
              <w:rPr>
                <w:rFonts w:ascii="等线" w:eastAsia="等线" w:hAnsi="等线" w:hint="eastAsia"/>
                <w:color w:val="000000"/>
                <w:sz w:val="22"/>
              </w:rPr>
              <w:t>52.00±15.56</w:t>
            </w:r>
          </w:p>
        </w:tc>
        <w:tc>
          <w:tcPr>
            <w:tcW w:w="1377" w:type="dxa"/>
            <w:shd w:val="clear" w:color="auto" w:fill="auto"/>
            <w:noWrap/>
            <w:vAlign w:val="center"/>
            <w:hideMark/>
          </w:tcPr>
          <w:p w14:paraId="2FAB37C3" w14:textId="77777777" w:rsidR="003E5245" w:rsidRPr="00487D54" w:rsidRDefault="003E5245" w:rsidP="00DF2EE1">
            <w:pPr>
              <w:widowControl/>
              <w:jc w:val="left"/>
              <w:rPr>
                <w:rFonts w:ascii="等线" w:eastAsia="等线" w:hAnsi="等线" w:cs="宋体"/>
                <w:color w:val="000000"/>
                <w:kern w:val="0"/>
                <w:sz w:val="22"/>
              </w:rPr>
            </w:pPr>
            <w:r w:rsidRPr="00487D54">
              <w:rPr>
                <w:rFonts w:ascii="等线" w:eastAsia="等线" w:hAnsi="等线" w:cs="宋体" w:hint="eastAsia"/>
                <w:color w:val="000000"/>
                <w:kern w:val="0"/>
                <w:sz w:val="22"/>
              </w:rPr>
              <w:t>49.00±1.63</w:t>
            </w:r>
          </w:p>
        </w:tc>
        <w:tc>
          <w:tcPr>
            <w:tcW w:w="1695" w:type="dxa"/>
            <w:shd w:val="clear" w:color="auto" w:fill="auto"/>
            <w:noWrap/>
            <w:vAlign w:val="center"/>
            <w:hideMark/>
          </w:tcPr>
          <w:p w14:paraId="5686FD7E" w14:textId="77777777" w:rsidR="003E5245" w:rsidRPr="00487D54" w:rsidRDefault="003E5245" w:rsidP="00DF2EE1">
            <w:pPr>
              <w:widowControl/>
              <w:jc w:val="left"/>
              <w:rPr>
                <w:rFonts w:ascii="等线" w:eastAsia="等线" w:hAnsi="等线" w:cs="宋体"/>
                <w:color w:val="000000"/>
                <w:kern w:val="0"/>
                <w:sz w:val="22"/>
              </w:rPr>
            </w:pPr>
            <w:r w:rsidRPr="00487D54">
              <w:rPr>
                <w:rFonts w:ascii="等线" w:eastAsia="等线" w:hAnsi="等线" w:cs="宋体" w:hint="eastAsia"/>
                <w:color w:val="000000"/>
                <w:kern w:val="0"/>
                <w:sz w:val="22"/>
              </w:rPr>
              <w:t>57.50±7.19</w:t>
            </w:r>
          </w:p>
        </w:tc>
        <w:tc>
          <w:tcPr>
            <w:tcW w:w="1406" w:type="dxa"/>
            <w:shd w:val="clear" w:color="auto" w:fill="auto"/>
            <w:noWrap/>
            <w:vAlign w:val="center"/>
            <w:hideMark/>
          </w:tcPr>
          <w:p w14:paraId="13B7B9D2" w14:textId="77777777" w:rsidR="003E5245" w:rsidRPr="00487D54" w:rsidRDefault="003E5245" w:rsidP="00DF2EE1">
            <w:pPr>
              <w:widowControl/>
              <w:jc w:val="left"/>
              <w:rPr>
                <w:rFonts w:ascii="等线" w:eastAsia="等线" w:hAnsi="等线" w:cs="宋体"/>
                <w:color w:val="000000"/>
                <w:kern w:val="0"/>
                <w:sz w:val="22"/>
              </w:rPr>
            </w:pPr>
            <w:r w:rsidRPr="00487D54">
              <w:rPr>
                <w:rFonts w:ascii="等线" w:eastAsia="等线" w:hAnsi="等线" w:cs="宋体" w:hint="eastAsia"/>
                <w:color w:val="000000"/>
                <w:kern w:val="0"/>
                <w:sz w:val="22"/>
              </w:rPr>
              <w:t>46.60±5.46</w:t>
            </w:r>
          </w:p>
        </w:tc>
      </w:tr>
      <w:tr w:rsidR="003E5245" w:rsidRPr="00487D54" w14:paraId="11A14A87" w14:textId="77777777" w:rsidTr="00246C0A">
        <w:trPr>
          <w:trHeight w:val="285"/>
        </w:trPr>
        <w:tc>
          <w:tcPr>
            <w:tcW w:w="2268" w:type="dxa"/>
            <w:shd w:val="clear" w:color="auto" w:fill="auto"/>
            <w:noWrap/>
            <w:vAlign w:val="center"/>
            <w:hideMark/>
          </w:tcPr>
          <w:p w14:paraId="2F86C434" w14:textId="77777777" w:rsidR="003E5245" w:rsidRPr="00487D54" w:rsidRDefault="003E5245" w:rsidP="00DF2EE1">
            <w:pPr>
              <w:widowControl/>
              <w:jc w:val="left"/>
              <w:rPr>
                <w:rFonts w:ascii="等线" w:eastAsia="等线" w:hAnsi="等线" w:cs="宋体"/>
                <w:color w:val="000000"/>
                <w:kern w:val="0"/>
                <w:sz w:val="22"/>
              </w:rPr>
            </w:pPr>
            <w:r w:rsidRPr="00487D54">
              <w:rPr>
                <w:rFonts w:ascii="等线" w:eastAsia="等线" w:hAnsi="等线" w:cs="宋体" w:hint="eastAsia"/>
                <w:color w:val="000000"/>
                <w:kern w:val="0"/>
                <w:sz w:val="22"/>
              </w:rPr>
              <w:t>BMI(kg/m</w:t>
            </w:r>
            <w:r w:rsidRPr="00487D54">
              <w:rPr>
                <w:rFonts w:ascii="等线" w:eastAsia="等线" w:hAnsi="等线" w:cs="宋体" w:hint="eastAsia"/>
                <w:color w:val="000000"/>
                <w:kern w:val="0"/>
                <w:sz w:val="22"/>
                <w:vertAlign w:val="superscript"/>
              </w:rPr>
              <w:t>2</w:t>
            </w:r>
            <w:r w:rsidRPr="00487D54">
              <w:rPr>
                <w:rFonts w:ascii="等线" w:eastAsia="等线" w:hAnsi="等线" w:cs="宋体" w:hint="eastAsia"/>
                <w:color w:val="000000"/>
                <w:kern w:val="0"/>
                <w:sz w:val="22"/>
              </w:rPr>
              <w:t>)</w:t>
            </w:r>
          </w:p>
        </w:tc>
        <w:tc>
          <w:tcPr>
            <w:tcW w:w="1560" w:type="dxa"/>
            <w:shd w:val="clear" w:color="auto" w:fill="auto"/>
            <w:noWrap/>
            <w:vAlign w:val="center"/>
            <w:hideMark/>
          </w:tcPr>
          <w:p w14:paraId="6021C40C" w14:textId="7E848B6E" w:rsidR="003E5245" w:rsidRPr="00246C0A" w:rsidRDefault="00246C0A" w:rsidP="00DF2EE1">
            <w:pPr>
              <w:widowControl/>
              <w:jc w:val="left"/>
              <w:rPr>
                <w:rFonts w:ascii="等线" w:eastAsia="等线" w:hAnsi="等线"/>
                <w:color w:val="000000"/>
                <w:sz w:val="22"/>
              </w:rPr>
            </w:pPr>
            <w:r>
              <w:rPr>
                <w:rFonts w:ascii="等线" w:eastAsia="等线" w:hAnsi="等线" w:hint="eastAsia"/>
                <w:color w:val="000000"/>
                <w:sz w:val="22"/>
              </w:rPr>
              <w:t>31.00±3.68</w:t>
            </w:r>
          </w:p>
        </w:tc>
        <w:tc>
          <w:tcPr>
            <w:tcW w:w="1377" w:type="dxa"/>
            <w:shd w:val="clear" w:color="auto" w:fill="auto"/>
            <w:noWrap/>
            <w:vAlign w:val="center"/>
            <w:hideMark/>
          </w:tcPr>
          <w:p w14:paraId="0A6AF34E" w14:textId="77777777" w:rsidR="003E5245" w:rsidRPr="00487D54" w:rsidRDefault="003E5245" w:rsidP="00DF2EE1">
            <w:pPr>
              <w:widowControl/>
              <w:jc w:val="left"/>
              <w:rPr>
                <w:rFonts w:ascii="等线" w:eastAsia="等线" w:hAnsi="等线" w:cs="宋体"/>
                <w:color w:val="000000"/>
                <w:kern w:val="0"/>
                <w:sz w:val="22"/>
              </w:rPr>
            </w:pPr>
            <w:r w:rsidRPr="00487D54">
              <w:rPr>
                <w:rFonts w:ascii="等线" w:eastAsia="等线" w:hAnsi="等线" w:cs="宋体" w:hint="eastAsia"/>
                <w:color w:val="000000"/>
                <w:kern w:val="0"/>
                <w:sz w:val="22"/>
              </w:rPr>
              <w:t>28.45±2.72</w:t>
            </w:r>
          </w:p>
        </w:tc>
        <w:tc>
          <w:tcPr>
            <w:tcW w:w="1695" w:type="dxa"/>
            <w:shd w:val="clear" w:color="auto" w:fill="auto"/>
            <w:noWrap/>
            <w:vAlign w:val="center"/>
            <w:hideMark/>
          </w:tcPr>
          <w:p w14:paraId="44049CE0" w14:textId="77777777" w:rsidR="003E5245" w:rsidRPr="00487D54" w:rsidRDefault="003E5245" w:rsidP="00DF2EE1">
            <w:pPr>
              <w:widowControl/>
              <w:jc w:val="left"/>
              <w:rPr>
                <w:rFonts w:ascii="等线" w:eastAsia="等线" w:hAnsi="等线" w:cs="宋体"/>
                <w:color w:val="000000"/>
                <w:kern w:val="0"/>
                <w:sz w:val="22"/>
              </w:rPr>
            </w:pPr>
            <w:r w:rsidRPr="00487D54">
              <w:rPr>
                <w:rFonts w:ascii="等线" w:eastAsia="等线" w:hAnsi="等线" w:cs="宋体" w:hint="eastAsia"/>
                <w:color w:val="000000"/>
                <w:kern w:val="0"/>
                <w:sz w:val="22"/>
              </w:rPr>
              <w:t>31.45±2.25</w:t>
            </w:r>
          </w:p>
        </w:tc>
        <w:tc>
          <w:tcPr>
            <w:tcW w:w="1406" w:type="dxa"/>
            <w:shd w:val="clear" w:color="auto" w:fill="auto"/>
            <w:noWrap/>
            <w:vAlign w:val="center"/>
            <w:hideMark/>
          </w:tcPr>
          <w:p w14:paraId="0003174B" w14:textId="77777777" w:rsidR="003E5245" w:rsidRPr="00487D54" w:rsidRDefault="003E5245" w:rsidP="00DF2EE1">
            <w:pPr>
              <w:widowControl/>
              <w:jc w:val="left"/>
              <w:rPr>
                <w:rFonts w:ascii="等线" w:eastAsia="等线" w:hAnsi="等线" w:cs="宋体"/>
                <w:color w:val="000000"/>
                <w:kern w:val="0"/>
                <w:sz w:val="22"/>
              </w:rPr>
            </w:pPr>
            <w:r w:rsidRPr="00487D54">
              <w:rPr>
                <w:rFonts w:ascii="等线" w:eastAsia="等线" w:hAnsi="等线" w:cs="宋体" w:hint="eastAsia"/>
                <w:color w:val="000000"/>
                <w:kern w:val="0"/>
                <w:sz w:val="22"/>
              </w:rPr>
              <w:t>34.36±6.22</w:t>
            </w:r>
          </w:p>
        </w:tc>
      </w:tr>
      <w:tr w:rsidR="003E5245" w:rsidRPr="00487D54" w14:paraId="7AC28469" w14:textId="77777777" w:rsidTr="00246C0A">
        <w:trPr>
          <w:trHeight w:val="285"/>
        </w:trPr>
        <w:tc>
          <w:tcPr>
            <w:tcW w:w="2268" w:type="dxa"/>
            <w:shd w:val="clear" w:color="auto" w:fill="auto"/>
            <w:noWrap/>
            <w:vAlign w:val="center"/>
            <w:hideMark/>
          </w:tcPr>
          <w:p w14:paraId="73B4CBF2" w14:textId="77777777" w:rsidR="003E5245" w:rsidRPr="00487D54" w:rsidRDefault="003E5245" w:rsidP="00DF2EE1">
            <w:pPr>
              <w:widowControl/>
              <w:jc w:val="left"/>
              <w:rPr>
                <w:rFonts w:ascii="等线" w:eastAsia="等线" w:hAnsi="等线" w:cs="宋体"/>
                <w:color w:val="000000"/>
                <w:kern w:val="0"/>
                <w:sz w:val="22"/>
              </w:rPr>
            </w:pPr>
            <w:r w:rsidRPr="00487D54">
              <w:rPr>
                <w:rFonts w:ascii="等线" w:eastAsia="等线" w:hAnsi="等线" w:cs="宋体" w:hint="eastAsia"/>
                <w:color w:val="000000"/>
                <w:kern w:val="0"/>
                <w:sz w:val="22"/>
              </w:rPr>
              <w:t>AHI(events/h)</w:t>
            </w:r>
          </w:p>
        </w:tc>
        <w:tc>
          <w:tcPr>
            <w:tcW w:w="1560" w:type="dxa"/>
            <w:shd w:val="clear" w:color="auto" w:fill="auto"/>
            <w:noWrap/>
            <w:vAlign w:val="center"/>
            <w:hideMark/>
          </w:tcPr>
          <w:p w14:paraId="7A0105B3" w14:textId="10B93961" w:rsidR="003E5245" w:rsidRPr="00246C0A" w:rsidRDefault="00246C0A" w:rsidP="00DF2EE1">
            <w:pPr>
              <w:widowControl/>
              <w:jc w:val="left"/>
              <w:rPr>
                <w:rFonts w:ascii="等线" w:eastAsia="等线" w:hAnsi="等线"/>
                <w:color w:val="000000"/>
                <w:sz w:val="22"/>
              </w:rPr>
            </w:pPr>
            <w:r>
              <w:rPr>
                <w:rFonts w:ascii="等线" w:eastAsia="等线" w:hAnsi="等线" w:hint="eastAsia"/>
                <w:color w:val="000000"/>
                <w:sz w:val="22"/>
              </w:rPr>
              <w:t>4.07±5.66</w:t>
            </w:r>
          </w:p>
        </w:tc>
        <w:tc>
          <w:tcPr>
            <w:tcW w:w="1377" w:type="dxa"/>
            <w:shd w:val="clear" w:color="auto" w:fill="auto"/>
            <w:noWrap/>
            <w:vAlign w:val="center"/>
            <w:hideMark/>
          </w:tcPr>
          <w:p w14:paraId="14449326" w14:textId="77777777" w:rsidR="003E5245" w:rsidRPr="00487D54" w:rsidRDefault="003E5245" w:rsidP="00DF2EE1">
            <w:pPr>
              <w:widowControl/>
              <w:jc w:val="left"/>
              <w:rPr>
                <w:rFonts w:ascii="等线" w:eastAsia="等线" w:hAnsi="等线" w:cs="宋体"/>
                <w:color w:val="000000"/>
                <w:kern w:val="0"/>
                <w:sz w:val="22"/>
              </w:rPr>
            </w:pPr>
            <w:r w:rsidRPr="00487D54">
              <w:rPr>
                <w:rFonts w:ascii="等线" w:eastAsia="等线" w:hAnsi="等线" w:cs="宋体" w:hint="eastAsia"/>
                <w:color w:val="000000"/>
                <w:kern w:val="0"/>
                <w:sz w:val="22"/>
              </w:rPr>
              <w:t>12.40±1.81</w:t>
            </w:r>
          </w:p>
        </w:tc>
        <w:tc>
          <w:tcPr>
            <w:tcW w:w="1695" w:type="dxa"/>
            <w:shd w:val="clear" w:color="auto" w:fill="auto"/>
            <w:noWrap/>
            <w:vAlign w:val="center"/>
            <w:hideMark/>
          </w:tcPr>
          <w:p w14:paraId="25CDDAAB" w14:textId="77777777" w:rsidR="003E5245" w:rsidRPr="00487D54" w:rsidRDefault="003E5245" w:rsidP="00DF2EE1">
            <w:pPr>
              <w:widowControl/>
              <w:jc w:val="left"/>
              <w:rPr>
                <w:rFonts w:ascii="等线" w:eastAsia="等线" w:hAnsi="等线" w:cs="宋体"/>
                <w:color w:val="000000"/>
                <w:kern w:val="0"/>
                <w:sz w:val="22"/>
              </w:rPr>
            </w:pPr>
            <w:r w:rsidRPr="00487D54">
              <w:rPr>
                <w:rFonts w:ascii="等线" w:eastAsia="等线" w:hAnsi="等线" w:cs="宋体" w:hint="eastAsia"/>
                <w:color w:val="000000"/>
                <w:kern w:val="0"/>
                <w:sz w:val="22"/>
              </w:rPr>
              <w:t>25.59±3.58</w:t>
            </w:r>
          </w:p>
        </w:tc>
        <w:tc>
          <w:tcPr>
            <w:tcW w:w="1406" w:type="dxa"/>
            <w:shd w:val="clear" w:color="auto" w:fill="auto"/>
            <w:noWrap/>
            <w:vAlign w:val="center"/>
            <w:hideMark/>
          </w:tcPr>
          <w:p w14:paraId="654A9EFF" w14:textId="77777777" w:rsidR="003E5245" w:rsidRPr="00487D54" w:rsidRDefault="003E5245" w:rsidP="00DF2EE1">
            <w:pPr>
              <w:widowControl/>
              <w:jc w:val="left"/>
              <w:rPr>
                <w:rFonts w:ascii="等线" w:eastAsia="等线" w:hAnsi="等线" w:cs="宋体"/>
                <w:color w:val="000000"/>
                <w:kern w:val="0"/>
                <w:sz w:val="22"/>
              </w:rPr>
            </w:pPr>
            <w:r w:rsidRPr="00487D54">
              <w:rPr>
                <w:rFonts w:ascii="等线" w:eastAsia="等线" w:hAnsi="等线" w:cs="宋体" w:hint="eastAsia"/>
                <w:color w:val="000000"/>
                <w:kern w:val="0"/>
                <w:sz w:val="22"/>
              </w:rPr>
              <w:t>43.75±16.34</w:t>
            </w:r>
          </w:p>
        </w:tc>
      </w:tr>
      <w:tr w:rsidR="003E5245" w:rsidRPr="00487D54" w14:paraId="5B8C36C2" w14:textId="77777777" w:rsidTr="00246C0A">
        <w:trPr>
          <w:trHeight w:val="285"/>
        </w:trPr>
        <w:tc>
          <w:tcPr>
            <w:tcW w:w="2268" w:type="dxa"/>
            <w:shd w:val="clear" w:color="auto" w:fill="auto"/>
            <w:noWrap/>
            <w:vAlign w:val="center"/>
            <w:hideMark/>
          </w:tcPr>
          <w:p w14:paraId="135E9FF1" w14:textId="77777777" w:rsidR="003E5245" w:rsidRPr="00487D54" w:rsidRDefault="003E5245" w:rsidP="00DF2EE1">
            <w:pPr>
              <w:widowControl/>
              <w:jc w:val="left"/>
              <w:rPr>
                <w:rFonts w:ascii="等线" w:eastAsia="等线" w:hAnsi="等线" w:cs="宋体"/>
                <w:color w:val="000000"/>
                <w:kern w:val="0"/>
                <w:sz w:val="22"/>
              </w:rPr>
            </w:pPr>
            <w:r w:rsidRPr="00487D54">
              <w:rPr>
                <w:rFonts w:ascii="等线" w:eastAsia="等线" w:hAnsi="等线" w:cs="宋体" w:hint="eastAsia"/>
                <w:color w:val="000000"/>
                <w:kern w:val="0"/>
                <w:sz w:val="22"/>
              </w:rPr>
              <w:t>Study Duration(hours)</w:t>
            </w:r>
          </w:p>
        </w:tc>
        <w:tc>
          <w:tcPr>
            <w:tcW w:w="1560" w:type="dxa"/>
            <w:shd w:val="clear" w:color="auto" w:fill="auto"/>
            <w:noWrap/>
            <w:vAlign w:val="center"/>
            <w:hideMark/>
          </w:tcPr>
          <w:p w14:paraId="302A9454" w14:textId="5C59AB83" w:rsidR="003E5245" w:rsidRPr="00246C0A" w:rsidRDefault="00246C0A" w:rsidP="00DF2EE1">
            <w:pPr>
              <w:widowControl/>
              <w:jc w:val="left"/>
              <w:rPr>
                <w:rFonts w:ascii="等线" w:eastAsia="等线" w:hAnsi="等线"/>
                <w:color w:val="000000"/>
                <w:sz w:val="22"/>
              </w:rPr>
            </w:pPr>
            <w:r>
              <w:rPr>
                <w:rFonts w:ascii="等线" w:eastAsia="等线" w:hAnsi="等线" w:hint="eastAsia"/>
                <w:color w:val="000000"/>
                <w:sz w:val="22"/>
              </w:rPr>
              <w:t>7.00±0.85</w:t>
            </w:r>
          </w:p>
        </w:tc>
        <w:tc>
          <w:tcPr>
            <w:tcW w:w="1377" w:type="dxa"/>
            <w:shd w:val="clear" w:color="auto" w:fill="auto"/>
            <w:noWrap/>
            <w:vAlign w:val="center"/>
            <w:hideMark/>
          </w:tcPr>
          <w:p w14:paraId="6C8921B2" w14:textId="77777777" w:rsidR="003E5245" w:rsidRPr="00487D54" w:rsidRDefault="003E5245" w:rsidP="00DF2EE1">
            <w:pPr>
              <w:widowControl/>
              <w:jc w:val="left"/>
              <w:rPr>
                <w:rFonts w:ascii="等线" w:eastAsia="等线" w:hAnsi="等线" w:cs="宋体"/>
                <w:color w:val="000000"/>
                <w:kern w:val="0"/>
                <w:sz w:val="22"/>
              </w:rPr>
            </w:pPr>
            <w:r w:rsidRPr="00487D54">
              <w:rPr>
                <w:rFonts w:ascii="等线" w:eastAsia="等线" w:hAnsi="等线" w:cs="宋体" w:hint="eastAsia"/>
                <w:color w:val="000000"/>
                <w:kern w:val="0"/>
                <w:sz w:val="22"/>
              </w:rPr>
              <w:t>7.03±0.17</w:t>
            </w:r>
          </w:p>
        </w:tc>
        <w:tc>
          <w:tcPr>
            <w:tcW w:w="1695" w:type="dxa"/>
            <w:shd w:val="clear" w:color="auto" w:fill="auto"/>
            <w:noWrap/>
            <w:vAlign w:val="center"/>
            <w:hideMark/>
          </w:tcPr>
          <w:p w14:paraId="63DE98EE" w14:textId="77777777" w:rsidR="003E5245" w:rsidRPr="00487D54" w:rsidRDefault="003E5245" w:rsidP="00DF2EE1">
            <w:pPr>
              <w:widowControl/>
              <w:jc w:val="left"/>
              <w:rPr>
                <w:rFonts w:ascii="等线" w:eastAsia="等线" w:hAnsi="等线" w:cs="宋体"/>
                <w:color w:val="000000"/>
                <w:kern w:val="0"/>
                <w:sz w:val="22"/>
              </w:rPr>
            </w:pPr>
            <w:r w:rsidRPr="00487D54">
              <w:rPr>
                <w:rFonts w:ascii="等线" w:eastAsia="等线" w:hAnsi="等线" w:cs="宋体" w:hint="eastAsia"/>
                <w:color w:val="000000"/>
                <w:kern w:val="0"/>
                <w:sz w:val="22"/>
              </w:rPr>
              <w:t>6.63±0.43</w:t>
            </w:r>
          </w:p>
        </w:tc>
        <w:tc>
          <w:tcPr>
            <w:tcW w:w="1406" w:type="dxa"/>
            <w:shd w:val="clear" w:color="auto" w:fill="auto"/>
            <w:noWrap/>
            <w:vAlign w:val="center"/>
            <w:hideMark/>
          </w:tcPr>
          <w:p w14:paraId="6D9DD89F" w14:textId="77777777" w:rsidR="003E5245" w:rsidRPr="00487D54" w:rsidRDefault="003E5245" w:rsidP="00DF2EE1">
            <w:pPr>
              <w:widowControl/>
              <w:jc w:val="left"/>
              <w:rPr>
                <w:rFonts w:ascii="等线" w:eastAsia="等线" w:hAnsi="等线" w:cs="宋体"/>
                <w:color w:val="000000"/>
                <w:kern w:val="0"/>
                <w:sz w:val="22"/>
              </w:rPr>
            </w:pPr>
            <w:r w:rsidRPr="00487D54">
              <w:rPr>
                <w:rFonts w:ascii="等线" w:eastAsia="等线" w:hAnsi="等线" w:cs="宋体" w:hint="eastAsia"/>
                <w:color w:val="000000"/>
                <w:kern w:val="0"/>
                <w:sz w:val="22"/>
              </w:rPr>
              <w:t>6.84±0.82</w:t>
            </w:r>
          </w:p>
        </w:tc>
      </w:tr>
      <w:tr w:rsidR="003E5245" w:rsidRPr="00487D54" w14:paraId="55A1B7A8" w14:textId="77777777" w:rsidTr="00246C0A">
        <w:trPr>
          <w:trHeight w:val="285"/>
        </w:trPr>
        <w:tc>
          <w:tcPr>
            <w:tcW w:w="2268" w:type="dxa"/>
            <w:shd w:val="clear" w:color="auto" w:fill="auto"/>
            <w:noWrap/>
            <w:vAlign w:val="center"/>
            <w:hideMark/>
          </w:tcPr>
          <w:p w14:paraId="2D1D9901" w14:textId="77777777" w:rsidR="003E5245" w:rsidRPr="00487D54" w:rsidRDefault="003E5245" w:rsidP="00DF2EE1">
            <w:pPr>
              <w:widowControl/>
              <w:jc w:val="left"/>
              <w:rPr>
                <w:rFonts w:ascii="等线" w:eastAsia="等线" w:hAnsi="等线" w:cs="宋体"/>
                <w:color w:val="000000"/>
                <w:kern w:val="0"/>
                <w:sz w:val="22"/>
              </w:rPr>
            </w:pPr>
            <w:r w:rsidRPr="00487D54">
              <w:rPr>
                <w:rFonts w:ascii="等线" w:eastAsia="等线" w:hAnsi="等线" w:cs="宋体" w:hint="eastAsia"/>
                <w:color w:val="000000"/>
                <w:kern w:val="0"/>
                <w:sz w:val="22"/>
              </w:rPr>
              <w:t>Epworth Sleepiness Score</w:t>
            </w:r>
          </w:p>
        </w:tc>
        <w:tc>
          <w:tcPr>
            <w:tcW w:w="1560" w:type="dxa"/>
            <w:shd w:val="clear" w:color="auto" w:fill="auto"/>
            <w:noWrap/>
            <w:vAlign w:val="center"/>
            <w:hideMark/>
          </w:tcPr>
          <w:p w14:paraId="63837DBF" w14:textId="26A1943F" w:rsidR="003E5245" w:rsidRPr="00246C0A" w:rsidRDefault="00246C0A" w:rsidP="00DF2EE1">
            <w:pPr>
              <w:widowControl/>
              <w:jc w:val="left"/>
              <w:rPr>
                <w:rFonts w:ascii="等线" w:eastAsia="等线" w:hAnsi="等线"/>
                <w:color w:val="000000"/>
                <w:sz w:val="22"/>
              </w:rPr>
            </w:pPr>
            <w:r>
              <w:rPr>
                <w:rFonts w:ascii="等线" w:eastAsia="等线" w:hAnsi="等线" w:hint="eastAsia"/>
                <w:color w:val="000000"/>
                <w:sz w:val="22"/>
              </w:rPr>
              <w:t>7.00±8.49</w:t>
            </w:r>
          </w:p>
        </w:tc>
        <w:tc>
          <w:tcPr>
            <w:tcW w:w="1377" w:type="dxa"/>
            <w:shd w:val="clear" w:color="auto" w:fill="auto"/>
            <w:noWrap/>
            <w:vAlign w:val="center"/>
            <w:hideMark/>
          </w:tcPr>
          <w:p w14:paraId="467C060B" w14:textId="77777777" w:rsidR="003E5245" w:rsidRPr="00487D54" w:rsidRDefault="003E5245" w:rsidP="00DF2EE1">
            <w:pPr>
              <w:widowControl/>
              <w:jc w:val="left"/>
              <w:rPr>
                <w:rFonts w:ascii="等线" w:eastAsia="等线" w:hAnsi="等线" w:cs="宋体"/>
                <w:color w:val="000000"/>
                <w:kern w:val="0"/>
                <w:sz w:val="22"/>
              </w:rPr>
            </w:pPr>
            <w:r w:rsidRPr="00487D54">
              <w:rPr>
                <w:rFonts w:ascii="等线" w:eastAsia="等线" w:hAnsi="等线" w:cs="宋体" w:hint="eastAsia"/>
                <w:color w:val="000000"/>
                <w:kern w:val="0"/>
                <w:sz w:val="22"/>
              </w:rPr>
              <w:t>14.50±3.87</w:t>
            </w:r>
          </w:p>
        </w:tc>
        <w:tc>
          <w:tcPr>
            <w:tcW w:w="1695" w:type="dxa"/>
            <w:shd w:val="clear" w:color="auto" w:fill="auto"/>
            <w:noWrap/>
            <w:vAlign w:val="center"/>
            <w:hideMark/>
          </w:tcPr>
          <w:p w14:paraId="1F009EED" w14:textId="77777777" w:rsidR="003E5245" w:rsidRPr="00487D54" w:rsidRDefault="003E5245" w:rsidP="00DF2EE1">
            <w:pPr>
              <w:widowControl/>
              <w:jc w:val="left"/>
              <w:rPr>
                <w:rFonts w:ascii="等线" w:eastAsia="等线" w:hAnsi="等线" w:cs="宋体"/>
                <w:color w:val="000000"/>
                <w:kern w:val="0"/>
                <w:sz w:val="22"/>
              </w:rPr>
            </w:pPr>
            <w:r w:rsidRPr="00487D54">
              <w:rPr>
                <w:rFonts w:ascii="等线" w:eastAsia="等线" w:hAnsi="等线" w:cs="宋体" w:hint="eastAsia"/>
                <w:color w:val="000000"/>
                <w:kern w:val="0"/>
                <w:sz w:val="22"/>
              </w:rPr>
              <w:t>9.25±6.24</w:t>
            </w:r>
          </w:p>
        </w:tc>
        <w:tc>
          <w:tcPr>
            <w:tcW w:w="1406" w:type="dxa"/>
            <w:shd w:val="clear" w:color="auto" w:fill="auto"/>
            <w:noWrap/>
            <w:vAlign w:val="center"/>
            <w:hideMark/>
          </w:tcPr>
          <w:p w14:paraId="75DDB626" w14:textId="77777777" w:rsidR="003E5245" w:rsidRPr="00487D54" w:rsidRDefault="003E5245" w:rsidP="00DF2EE1">
            <w:pPr>
              <w:widowControl/>
              <w:jc w:val="left"/>
              <w:rPr>
                <w:rFonts w:ascii="等线" w:eastAsia="等线" w:hAnsi="等线" w:cs="宋体"/>
                <w:color w:val="000000"/>
                <w:kern w:val="0"/>
                <w:sz w:val="22"/>
              </w:rPr>
            </w:pPr>
            <w:r w:rsidRPr="00487D54">
              <w:rPr>
                <w:rFonts w:ascii="等线" w:eastAsia="等线" w:hAnsi="等线" w:cs="宋体" w:hint="eastAsia"/>
                <w:color w:val="000000"/>
                <w:kern w:val="0"/>
                <w:sz w:val="22"/>
              </w:rPr>
              <w:t>12.4±7.89</w:t>
            </w:r>
          </w:p>
        </w:tc>
      </w:tr>
    </w:tbl>
    <w:p w14:paraId="380F7894" w14:textId="0452FB56" w:rsidR="003E5245" w:rsidRDefault="003E5245" w:rsidP="003E5245">
      <w:r>
        <w:rPr>
          <w:rFonts w:hint="eastAsia"/>
        </w:rPr>
        <w:t>根据2</w:t>
      </w:r>
      <w:r>
        <w:t>012</w:t>
      </w:r>
      <w:r>
        <w:rPr>
          <w:rFonts w:hint="eastAsia"/>
        </w:rPr>
        <w:t>年AASM手册，睡眠呼吸暂停事件的定义为使用口鼻热敏传感器或者正压通气设备测得的流量信号峰值相对于上一次事件的偏移超过9</w:t>
      </w:r>
      <w:r>
        <w:t>0</w:t>
      </w:r>
      <w:r>
        <w:rPr>
          <w:rFonts w:hint="eastAsia"/>
        </w:rPr>
        <w:t>%并且持续超过1</w:t>
      </w:r>
      <w:r>
        <w:t>0</w:t>
      </w:r>
      <w:r>
        <w:rPr>
          <w:rFonts w:hint="eastAsia"/>
        </w:rPr>
        <w:t>s钟；睡眠呼吸低通气事件的定义</w:t>
      </w:r>
      <w:r w:rsidR="00B60AC4">
        <w:rPr>
          <w:rFonts w:hint="eastAsia"/>
        </w:rPr>
        <w:t>遵循以下原则：1）</w:t>
      </w:r>
      <w:r>
        <w:rPr>
          <w:rFonts w:hint="eastAsia"/>
        </w:rPr>
        <w:t>使用口鼻压力传感器测得的压力信号或者正压通气设备测得的流量信号峰值相对于上一次事件下降超过3</w:t>
      </w:r>
      <w:r>
        <w:t>0</w:t>
      </w:r>
      <w:r>
        <w:rPr>
          <w:rFonts w:hint="eastAsia"/>
        </w:rPr>
        <w:t>%</w:t>
      </w:r>
      <w:r w:rsidR="00B60AC4">
        <w:rPr>
          <w:rFonts w:hint="eastAsia"/>
        </w:rPr>
        <w:t>；</w:t>
      </w:r>
      <w:r w:rsidR="00B60AC4">
        <w:t>2</w:t>
      </w:r>
      <w:r w:rsidR="00B60AC4">
        <w:rPr>
          <w:rFonts w:hint="eastAsia"/>
        </w:rPr>
        <w:t>）</w:t>
      </w:r>
      <w:r>
        <w:rPr>
          <w:rFonts w:hint="eastAsia"/>
        </w:rPr>
        <w:t>伴随着超过3%的血氧欠饱和或者觉醒且持续超过1</w:t>
      </w:r>
      <w:r>
        <w:t>0</w:t>
      </w:r>
      <w:r>
        <w:rPr>
          <w:rFonts w:hint="eastAsia"/>
        </w:rPr>
        <w:t>s钟。所以为了保证检测的准确度</w:t>
      </w:r>
      <w:r w:rsidR="00B60AC4">
        <w:rPr>
          <w:rFonts w:hint="eastAsia"/>
        </w:rPr>
        <w:t>我们</w:t>
      </w:r>
      <w:r>
        <w:rPr>
          <w:rFonts w:hint="eastAsia"/>
        </w:rPr>
        <w:t>选取了口鼻流量通道信号与血氧通道信号检测SAHS事件。</w:t>
      </w:r>
    </w:p>
    <w:p w14:paraId="4491A9B8" w14:textId="33E476C4" w:rsidR="003E5245" w:rsidRDefault="003E5245" w:rsidP="003E5245">
      <w:pPr>
        <w:rPr>
          <w:b/>
        </w:rPr>
      </w:pPr>
      <w:r>
        <w:rPr>
          <w:rFonts w:hint="eastAsia"/>
          <w:b/>
        </w:rPr>
        <w:t>2.</w:t>
      </w:r>
      <w:r>
        <w:rPr>
          <w:b/>
        </w:rPr>
        <w:t xml:space="preserve">2 </w:t>
      </w:r>
      <w:r>
        <w:rPr>
          <w:rFonts w:hint="eastAsia"/>
          <w:b/>
        </w:rPr>
        <w:t>方法设计</w:t>
      </w:r>
    </w:p>
    <w:p w14:paraId="2328DD86" w14:textId="5660A239" w:rsidR="003E5245" w:rsidRDefault="000C5B4B" w:rsidP="003E5245">
      <w:pPr>
        <w:rPr>
          <w:b/>
        </w:rPr>
      </w:pPr>
      <w:r>
        <w:rPr>
          <w:rFonts w:hint="eastAsia"/>
          <w:noProof/>
        </w:rPr>
        <mc:AlternateContent>
          <mc:Choice Requires="wpg">
            <w:drawing>
              <wp:anchor distT="0" distB="0" distL="114300" distR="114300" simplePos="0" relativeHeight="251718656" behindDoc="0" locked="0" layoutInCell="1" allowOverlap="1" wp14:anchorId="543C460A" wp14:editId="2405A6D4">
                <wp:simplePos x="0" y="0"/>
                <wp:positionH relativeFrom="column">
                  <wp:posOffset>-1829</wp:posOffset>
                </wp:positionH>
                <wp:positionV relativeFrom="paragraph">
                  <wp:posOffset>894944</wp:posOffset>
                </wp:positionV>
                <wp:extent cx="5281625" cy="3966057"/>
                <wp:effectExtent l="0" t="0" r="0" b="0"/>
                <wp:wrapTopAndBottom/>
                <wp:docPr id="3" name="组合 3"/>
                <wp:cNvGraphicFramePr/>
                <a:graphic xmlns:a="http://schemas.openxmlformats.org/drawingml/2006/main">
                  <a:graphicData uri="http://schemas.microsoft.com/office/word/2010/wordprocessingGroup">
                    <wpg:wgp>
                      <wpg:cNvGrpSpPr/>
                      <wpg:grpSpPr>
                        <a:xfrm>
                          <a:off x="0" y="0"/>
                          <a:ext cx="5281625" cy="3966057"/>
                          <a:chOff x="0" y="0"/>
                          <a:chExt cx="5281625" cy="3966057"/>
                        </a:xfrm>
                      </wpg:grpSpPr>
                      <wps:wsp>
                        <wps:cNvPr id="69" name="文本框 69"/>
                        <wps:cNvSpPr txBox="1"/>
                        <wps:spPr>
                          <a:xfrm>
                            <a:off x="7315" y="3569817"/>
                            <a:ext cx="5274310" cy="396240"/>
                          </a:xfrm>
                          <a:prstGeom prst="rect">
                            <a:avLst/>
                          </a:prstGeom>
                          <a:solidFill>
                            <a:prstClr val="white"/>
                          </a:solidFill>
                          <a:ln>
                            <a:noFill/>
                          </a:ln>
                        </wps:spPr>
                        <wps:txbx>
                          <w:txbxContent>
                            <w:p w14:paraId="32120D13" w14:textId="4FC93F75" w:rsidR="008E0B9B" w:rsidRDefault="008E0B9B" w:rsidP="00EE0A1D">
                              <w:pPr>
                                <w:pStyle w:val="a3"/>
                                <w:jc w:val="center"/>
                                <w:rPr>
                                  <w:noProof/>
                                </w:rPr>
                              </w:pPr>
                              <w:bookmarkStart w:id="1" w:name="_Ref532980972"/>
                              <w:bookmarkStart w:id="2" w:name="_Ref532980952"/>
                              <w:r>
                                <w:t>图</w:t>
                              </w:r>
                              <w:r>
                                <w:t xml:space="preserve"> </w:t>
                              </w:r>
                              <w:r>
                                <w:fldChar w:fldCharType="begin"/>
                              </w:r>
                              <w:r>
                                <w:instrText xml:space="preserve"> SEQ </w:instrText>
                              </w:r>
                              <w:r>
                                <w:instrText>图</w:instrText>
                              </w:r>
                              <w:r>
                                <w:instrText xml:space="preserve"> \* ARABIC </w:instrText>
                              </w:r>
                              <w:r>
                                <w:fldChar w:fldCharType="separate"/>
                              </w:r>
                              <w:r>
                                <w:rPr>
                                  <w:noProof/>
                                </w:rPr>
                                <w:t>1</w:t>
                              </w:r>
                              <w:r>
                                <w:fldChar w:fldCharType="end"/>
                              </w:r>
                              <w:bookmarkEnd w:id="1"/>
                              <w:r>
                                <w:t xml:space="preserve">. </w:t>
                              </w:r>
                              <w:r>
                                <w:rPr>
                                  <w:rFonts w:hint="eastAsia"/>
                                </w:rPr>
                                <w:t>（</w:t>
                              </w:r>
                              <w:r>
                                <w:rPr>
                                  <w:rFonts w:hint="eastAsia"/>
                                </w:rPr>
                                <w:t>a</w:t>
                              </w:r>
                              <w:r>
                                <w:rPr>
                                  <w:rFonts w:hint="eastAsia"/>
                                </w:rPr>
                                <w:t>）</w:t>
                              </w:r>
                              <w:r>
                                <w:t>预测流程</w:t>
                              </w:r>
                              <w:bookmarkEnd w:id="2"/>
                              <w:r>
                                <w:rPr>
                                  <w:rFonts w:hint="eastAsia"/>
                                </w:rPr>
                                <w:t>图；（</w:t>
                              </w:r>
                              <w:r>
                                <w:rPr>
                                  <w:rFonts w:hint="eastAsia"/>
                                </w:rPr>
                                <w:t>b</w:t>
                              </w:r>
                              <w:r>
                                <w:rPr>
                                  <w:rFonts w:hint="eastAsia"/>
                                </w:rPr>
                                <w:t>）数据切割过程；（</w:t>
                              </w:r>
                              <w:r>
                                <w:rPr>
                                  <w:rFonts w:hint="eastAsia"/>
                                </w:rPr>
                                <w:t>c</w:t>
                              </w:r>
                              <w:r>
                                <w:rPr>
                                  <w:rFonts w:hint="eastAsia"/>
                                </w:rPr>
                                <w:t>）流量、血氧信号特征提取；（</w:t>
                              </w:r>
                              <w:r>
                                <w:rPr>
                                  <w:rFonts w:hint="eastAsia"/>
                                </w:rPr>
                                <w:t>d</w:t>
                              </w:r>
                              <w:r>
                                <w:rPr>
                                  <w:rFonts w:hint="eastAsia"/>
                                </w:rPr>
                                <w:t>）级联分类器预测过程</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cNvPr id="2" name="组合 2"/>
                        <wpg:cNvGrpSpPr/>
                        <wpg:grpSpPr>
                          <a:xfrm>
                            <a:off x="0" y="0"/>
                            <a:ext cx="5274310" cy="3593134"/>
                            <a:chOff x="0" y="0"/>
                            <a:chExt cx="5274310" cy="3593134"/>
                          </a:xfrm>
                        </wpg:grpSpPr>
                        <pic:pic xmlns:pic="http://schemas.openxmlformats.org/drawingml/2006/picture">
                          <pic:nvPicPr>
                            <pic:cNvPr id="1" name="图片 1"/>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74310" cy="3373755"/>
                            </a:xfrm>
                            <a:prstGeom prst="rect">
                              <a:avLst/>
                            </a:prstGeom>
                          </pic:spPr>
                        </pic:pic>
                        <wps:wsp>
                          <wps:cNvPr id="33" name="文本框 33"/>
                          <wps:cNvSpPr txBox="1"/>
                          <wps:spPr>
                            <a:xfrm>
                              <a:off x="775411" y="3284524"/>
                              <a:ext cx="344170" cy="308610"/>
                            </a:xfrm>
                            <a:prstGeom prst="rect">
                              <a:avLst/>
                            </a:prstGeom>
                            <a:noFill/>
                            <a:ln w="6350">
                              <a:noFill/>
                            </a:ln>
                          </wps:spPr>
                          <wps:txbx>
                            <w:txbxContent>
                              <w:p w14:paraId="5819837B" w14:textId="68F7E242" w:rsidR="008E0B9B" w:rsidRDefault="008E0B9B">
                                <w:r>
                                  <w:rPr>
                                    <w:rFonts w:hint="eastAsia"/>
                                  </w:rPr>
                                  <w:t>(</w:t>
                                </w:r>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 name="文本框 34"/>
                          <wps:cNvSpPr txBox="1"/>
                          <wps:spPr>
                            <a:xfrm>
                              <a:off x="3379623" y="841248"/>
                              <a:ext cx="344384" cy="308758"/>
                            </a:xfrm>
                            <a:prstGeom prst="rect">
                              <a:avLst/>
                            </a:prstGeom>
                            <a:noFill/>
                            <a:ln w="6350">
                              <a:noFill/>
                            </a:ln>
                          </wps:spPr>
                          <wps:txbx>
                            <w:txbxContent>
                              <w:p w14:paraId="5C6923B0" w14:textId="69660FB8" w:rsidR="008E0B9B" w:rsidRDefault="008E0B9B" w:rsidP="00767999">
                                <w:r>
                                  <w:rPr>
                                    <w:rFonts w:hint="eastAsia"/>
                                  </w:rPr>
                                  <w:t>(</w:t>
                                </w:r>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 name="文本框 35"/>
                          <wps:cNvSpPr txBox="1"/>
                          <wps:spPr>
                            <a:xfrm>
                              <a:off x="3379623" y="2136038"/>
                              <a:ext cx="344384" cy="308758"/>
                            </a:xfrm>
                            <a:prstGeom prst="rect">
                              <a:avLst/>
                            </a:prstGeom>
                            <a:noFill/>
                            <a:ln w="6350">
                              <a:noFill/>
                            </a:ln>
                          </wps:spPr>
                          <wps:txbx>
                            <w:txbxContent>
                              <w:p w14:paraId="276BCC9E" w14:textId="7DA20555" w:rsidR="008E0B9B" w:rsidRDefault="008E0B9B" w:rsidP="00767999">
                                <w:r>
                                  <w:rPr>
                                    <w:rFonts w:hint="eastAsia"/>
                                  </w:rPr>
                                  <w:t>(</w:t>
                                </w:r>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 name="文本框 36"/>
                          <wps:cNvSpPr txBox="1"/>
                          <wps:spPr>
                            <a:xfrm>
                              <a:off x="3372307" y="3233318"/>
                              <a:ext cx="344170" cy="308610"/>
                            </a:xfrm>
                            <a:prstGeom prst="rect">
                              <a:avLst/>
                            </a:prstGeom>
                            <a:noFill/>
                            <a:ln w="6350">
                              <a:noFill/>
                            </a:ln>
                          </wps:spPr>
                          <wps:txbx>
                            <w:txbxContent>
                              <w:p w14:paraId="6D41257F" w14:textId="428F6B1A" w:rsidR="008E0B9B" w:rsidRDefault="008E0B9B" w:rsidP="00767999">
                                <w:r>
                                  <w:rPr>
                                    <w:rFonts w:hint="eastAsia"/>
                                  </w:rPr>
                                  <w:t>(</w:t>
                                </w:r>
                                <w: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anchor>
            </w:drawing>
          </mc:Choice>
          <mc:Fallback>
            <w:pict>
              <v:group w14:anchorId="543C460A" id="组合 3" o:spid="_x0000_s1026" style="position:absolute;left:0;text-align:left;margin-left:-.15pt;margin-top:70.45pt;width:415.9pt;height:312.3pt;z-index:251718656" coordsize="52816,39660" o:gfxdata="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">
                <v:shapetype id="_x0000_t202" coordsize="21600,21600" o:spt="202" path="m,l,21600r21600,l21600,xe">
                  <v:stroke joinstyle="miter"/>
                  <v:path gradientshapeok="t" o:connecttype="rect"/>
                </v:shapetype>
                <v:shape id="文本框 69" o:spid="_x0000_s1027" type="#_x0000_t202" style="position:absolute;left:73;top:35698;width:52743;height:3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" stroked="f">
                  <v:textbox style="mso-fit-shape-to-text:t" inset="0,0,0,0">
                    <w:txbxContent>
                      <w:p w14:paraId="32120D13" w14:textId="4FC93F75" w:rsidR="008E0B9B" w:rsidRDefault="008E0B9B" w:rsidP="00EE0A1D">
                        <w:pPr>
                          <w:pStyle w:val="a3"/>
                          <w:jc w:val="center"/>
                          <w:rPr>
                            <w:noProof/>
                          </w:rPr>
                        </w:pPr>
                        <w:bookmarkStart w:id="3" w:name="_Ref532980972"/>
                        <w:bookmarkStart w:id="4" w:name="_Ref532980952"/>
                        <w:r>
                          <w:t>图</w:t>
                        </w:r>
                        <w:r>
                          <w:t xml:space="preserve"> </w:t>
                        </w:r>
                        <w:r>
                          <w:fldChar w:fldCharType="begin"/>
                        </w:r>
                        <w:r>
                          <w:instrText xml:space="preserve"> SEQ </w:instrText>
                        </w:r>
                        <w:r>
                          <w:instrText>图</w:instrText>
                        </w:r>
                        <w:r>
                          <w:instrText xml:space="preserve"> \* ARABIC </w:instrText>
                        </w:r>
                        <w:r>
                          <w:fldChar w:fldCharType="separate"/>
                        </w:r>
                        <w:r>
                          <w:rPr>
                            <w:noProof/>
                          </w:rPr>
                          <w:t>1</w:t>
                        </w:r>
                        <w:r>
                          <w:fldChar w:fldCharType="end"/>
                        </w:r>
                        <w:bookmarkEnd w:id="3"/>
                        <w:r>
                          <w:t xml:space="preserve">. </w:t>
                        </w:r>
                        <w:r>
                          <w:rPr>
                            <w:rFonts w:hint="eastAsia"/>
                          </w:rPr>
                          <w:t>（</w:t>
                        </w:r>
                        <w:r>
                          <w:rPr>
                            <w:rFonts w:hint="eastAsia"/>
                          </w:rPr>
                          <w:t>a</w:t>
                        </w:r>
                        <w:r>
                          <w:rPr>
                            <w:rFonts w:hint="eastAsia"/>
                          </w:rPr>
                          <w:t>）</w:t>
                        </w:r>
                        <w:r>
                          <w:t>预测流程</w:t>
                        </w:r>
                        <w:bookmarkEnd w:id="4"/>
                        <w:r>
                          <w:rPr>
                            <w:rFonts w:hint="eastAsia"/>
                          </w:rPr>
                          <w:t>图；（</w:t>
                        </w:r>
                        <w:r>
                          <w:rPr>
                            <w:rFonts w:hint="eastAsia"/>
                          </w:rPr>
                          <w:t>b</w:t>
                        </w:r>
                        <w:r>
                          <w:rPr>
                            <w:rFonts w:hint="eastAsia"/>
                          </w:rPr>
                          <w:t>）数据切割过程；（</w:t>
                        </w:r>
                        <w:r>
                          <w:rPr>
                            <w:rFonts w:hint="eastAsia"/>
                          </w:rPr>
                          <w:t>c</w:t>
                        </w:r>
                        <w:r>
                          <w:rPr>
                            <w:rFonts w:hint="eastAsia"/>
                          </w:rPr>
                          <w:t>）流量、血氧信号特征提取；（</w:t>
                        </w:r>
                        <w:r>
                          <w:rPr>
                            <w:rFonts w:hint="eastAsia"/>
                          </w:rPr>
                          <w:t>d</w:t>
                        </w:r>
                        <w:r>
                          <w:rPr>
                            <w:rFonts w:hint="eastAsia"/>
                          </w:rPr>
                          <w:t>）级联分类器预测过程</w:t>
                        </w:r>
                      </w:p>
                    </w:txbxContent>
                  </v:textbox>
                </v:shape>
                <v:group id="组合 2" o:spid="_x0000_s1028" style="position:absolute;width:52743;height:35931" coordsize="52743,359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1" o:spid="_x0000_s1029" type="#_x0000_t75" style="position:absolute;width:52743;height:337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">
                    <v:imagedata r:id="rId8" o:title=""/>
                  </v:shape>
                  <v:shape id="文本框 33" o:spid="_x0000_s1030" type="#_x0000_t202" style="position:absolute;left:7754;top:32845;width:3441;height:30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" filled="f" stroked="f" strokeweight=".5pt">
                    <v:textbox>
                      <w:txbxContent>
                        <w:p w14:paraId="5819837B" w14:textId="68F7E242" w:rsidR="008E0B9B" w:rsidRDefault="008E0B9B">
                          <w:r>
                            <w:rPr>
                              <w:rFonts w:hint="eastAsia"/>
                            </w:rPr>
                            <w:t>(</w:t>
                          </w:r>
                          <w:r>
                            <w:t>a)</w:t>
                          </w:r>
                        </w:p>
                      </w:txbxContent>
                    </v:textbox>
                  </v:shape>
                  <v:shape id="文本框 34" o:spid="_x0000_s1031" type="#_x0000_t202" style="position:absolute;left:33796;top:8412;width:3444;height:30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" filled="f" stroked="f" strokeweight=".5pt">
                    <v:textbox>
                      <w:txbxContent>
                        <w:p w14:paraId="5C6923B0" w14:textId="69660FB8" w:rsidR="008E0B9B" w:rsidRDefault="008E0B9B" w:rsidP="00767999">
                          <w:r>
                            <w:rPr>
                              <w:rFonts w:hint="eastAsia"/>
                            </w:rPr>
                            <w:t>(</w:t>
                          </w:r>
                          <w:r>
                            <w:t>b)</w:t>
                          </w:r>
                        </w:p>
                      </w:txbxContent>
                    </v:textbox>
                  </v:shape>
                  <v:shape id="文本框 35" o:spid="_x0000_s1032" type="#_x0000_t202" style="position:absolute;left:33796;top:21360;width:3444;height:30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" filled="f" stroked="f" strokeweight=".5pt">
                    <v:textbox>
                      <w:txbxContent>
                        <w:p w14:paraId="276BCC9E" w14:textId="7DA20555" w:rsidR="008E0B9B" w:rsidRDefault="008E0B9B" w:rsidP="00767999">
                          <w:r>
                            <w:rPr>
                              <w:rFonts w:hint="eastAsia"/>
                            </w:rPr>
                            <w:t>(</w:t>
                          </w:r>
                          <w:r>
                            <w:t>c)</w:t>
                          </w:r>
                        </w:p>
                      </w:txbxContent>
                    </v:textbox>
                  </v:shape>
                  <v:shape id="文本框 36" o:spid="_x0000_s1033" type="#_x0000_t202" style="position:absolute;left:33723;top:32333;width:3441;height:30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" filled="f" stroked="f" strokeweight=".5pt">
                    <v:textbox>
                      <w:txbxContent>
                        <w:p w14:paraId="6D41257F" w14:textId="428F6B1A" w:rsidR="008E0B9B" w:rsidRDefault="008E0B9B" w:rsidP="00767999">
                          <w:r>
                            <w:rPr>
                              <w:rFonts w:hint="eastAsia"/>
                            </w:rPr>
                            <w:t>(</w:t>
                          </w:r>
                          <w:r>
                            <w:t>d)</w:t>
                          </w:r>
                        </w:p>
                      </w:txbxContent>
                    </v:textbox>
                  </v:shape>
                </v:group>
                <w10:wrap type="topAndBottom"/>
              </v:group>
            </w:pict>
          </mc:Fallback>
        </mc:AlternateContent>
      </w:r>
      <w:r w:rsidR="001A71FE">
        <w:rPr>
          <w:rFonts w:hint="eastAsia"/>
        </w:rPr>
        <w:t>我们使用基于事件的检测方法对SAHS进行预测（</w:t>
      </w:r>
      <w:r w:rsidR="00EA59EA">
        <w:fldChar w:fldCharType="begin"/>
      </w:r>
      <w:r w:rsidR="00EA59EA">
        <w:instrText xml:space="preserve"> </w:instrText>
      </w:r>
      <w:r w:rsidR="00EA59EA">
        <w:rPr>
          <w:rFonts w:hint="eastAsia"/>
        </w:rPr>
        <w:instrText>REF _Ref532980972 \h</w:instrText>
      </w:r>
      <w:r w:rsidR="00EA59EA">
        <w:instrText xml:space="preserve"> </w:instrText>
      </w:r>
      <w:r w:rsidR="00EA59EA">
        <w:fldChar w:fldCharType="separate"/>
      </w:r>
      <w:r w:rsidR="00EA59EA">
        <w:t xml:space="preserve">图 </w:t>
      </w:r>
      <w:r w:rsidR="00EA59EA">
        <w:rPr>
          <w:noProof/>
        </w:rPr>
        <w:t>1</w:t>
      </w:r>
      <w:r w:rsidR="00EA59EA">
        <w:fldChar w:fldCharType="end"/>
      </w:r>
      <w:r w:rsidR="00EA59EA">
        <w:rPr>
          <w:rFonts w:hint="eastAsia"/>
        </w:rPr>
        <w:t>（a）</w:t>
      </w:r>
      <w:r w:rsidR="001A71FE">
        <w:rPr>
          <w:rFonts w:hint="eastAsia"/>
        </w:rPr>
        <w:t>）</w:t>
      </w:r>
      <w:r w:rsidR="00EA59EA">
        <w:rPr>
          <w:rFonts w:hint="eastAsia"/>
        </w:rPr>
        <w:t>，具体包含以下几个步骤</w:t>
      </w:r>
      <w:r w:rsidR="003E5245">
        <w:rPr>
          <w:rFonts w:hint="eastAsia"/>
        </w:rPr>
        <w:t>：1）对原始信号进行滤波、分段等必要的预处理</w:t>
      </w:r>
      <w:r w:rsidR="00175F29">
        <w:rPr>
          <w:rFonts w:hint="eastAsia"/>
        </w:rPr>
        <w:t>（</w:t>
      </w:r>
      <w:r w:rsidR="00175F29">
        <w:fldChar w:fldCharType="begin"/>
      </w:r>
      <w:r w:rsidR="00175F29">
        <w:instrText xml:space="preserve"> </w:instrText>
      </w:r>
      <w:r w:rsidR="00175F29">
        <w:rPr>
          <w:rFonts w:hint="eastAsia"/>
        </w:rPr>
        <w:instrText>REF _Ref532980972 \h</w:instrText>
      </w:r>
      <w:r w:rsidR="00175F29">
        <w:instrText xml:space="preserve"> </w:instrText>
      </w:r>
      <w:r w:rsidR="00175F29">
        <w:fldChar w:fldCharType="separate"/>
      </w:r>
      <w:r w:rsidR="00175F29">
        <w:t xml:space="preserve">图 </w:t>
      </w:r>
      <w:r w:rsidR="00175F29">
        <w:rPr>
          <w:noProof/>
        </w:rPr>
        <w:t>1</w:t>
      </w:r>
      <w:r w:rsidR="00175F29">
        <w:fldChar w:fldCharType="end"/>
      </w:r>
      <w:r w:rsidR="00175F29">
        <w:rPr>
          <w:rFonts w:hint="eastAsia"/>
        </w:rPr>
        <w:t>（b））</w:t>
      </w:r>
      <w:r w:rsidR="003E5245">
        <w:rPr>
          <w:rFonts w:hint="eastAsia"/>
        </w:rPr>
        <w:t>；2）</w:t>
      </w:r>
      <w:r w:rsidR="000002C6">
        <w:rPr>
          <w:rFonts w:hint="eastAsia"/>
        </w:rPr>
        <w:t>从每个数据片段中</w:t>
      </w:r>
      <w:r w:rsidR="003E5245">
        <w:rPr>
          <w:rFonts w:hint="eastAsia"/>
        </w:rPr>
        <w:t>提取指定的特征集合</w:t>
      </w:r>
      <w:r w:rsidR="00175F29">
        <w:rPr>
          <w:rFonts w:hint="eastAsia"/>
        </w:rPr>
        <w:t>（</w:t>
      </w:r>
      <w:r w:rsidR="00175F29">
        <w:fldChar w:fldCharType="begin"/>
      </w:r>
      <w:r w:rsidR="00175F29">
        <w:instrText xml:space="preserve"> </w:instrText>
      </w:r>
      <w:r w:rsidR="00175F29">
        <w:rPr>
          <w:rFonts w:hint="eastAsia"/>
        </w:rPr>
        <w:instrText>REF _Ref532980972 \h</w:instrText>
      </w:r>
      <w:r w:rsidR="00175F29">
        <w:instrText xml:space="preserve"> </w:instrText>
      </w:r>
      <w:r w:rsidR="00175F29">
        <w:fldChar w:fldCharType="separate"/>
      </w:r>
      <w:r w:rsidR="00175F29">
        <w:t xml:space="preserve">图 </w:t>
      </w:r>
      <w:r w:rsidR="00175F29">
        <w:rPr>
          <w:noProof/>
        </w:rPr>
        <w:t>1</w:t>
      </w:r>
      <w:r w:rsidR="00175F29">
        <w:fldChar w:fldCharType="end"/>
      </w:r>
      <w:r w:rsidR="00175F29">
        <w:rPr>
          <w:rFonts w:hint="eastAsia"/>
        </w:rPr>
        <w:t>（c））</w:t>
      </w:r>
      <w:r w:rsidR="003E5245">
        <w:rPr>
          <w:rFonts w:hint="eastAsia"/>
        </w:rPr>
        <w:t>；3）</w:t>
      </w:r>
      <w:r w:rsidR="00175F29">
        <w:rPr>
          <w:rFonts w:hint="eastAsia"/>
        </w:rPr>
        <w:t>级联分类器对每个数据片段进行预测输出预测结果序列（</w:t>
      </w:r>
      <w:r w:rsidR="00175F29">
        <w:fldChar w:fldCharType="begin"/>
      </w:r>
      <w:r w:rsidR="00175F29">
        <w:instrText xml:space="preserve"> </w:instrText>
      </w:r>
      <w:r w:rsidR="00175F29">
        <w:rPr>
          <w:rFonts w:hint="eastAsia"/>
        </w:rPr>
        <w:instrText>REF _Ref532980972 \h</w:instrText>
      </w:r>
      <w:r w:rsidR="00175F29">
        <w:instrText xml:space="preserve"> </w:instrText>
      </w:r>
      <w:r w:rsidR="00175F29">
        <w:fldChar w:fldCharType="separate"/>
      </w:r>
      <w:r w:rsidR="00175F29">
        <w:t xml:space="preserve">图 </w:t>
      </w:r>
      <w:r w:rsidR="00175F29">
        <w:rPr>
          <w:noProof/>
        </w:rPr>
        <w:t>1</w:t>
      </w:r>
      <w:r w:rsidR="00175F29">
        <w:fldChar w:fldCharType="end"/>
      </w:r>
      <w:r w:rsidR="00175F29">
        <w:rPr>
          <w:rFonts w:hint="eastAsia"/>
        </w:rPr>
        <w:t>（d））</w:t>
      </w:r>
      <w:r w:rsidR="003E5245">
        <w:rPr>
          <w:rFonts w:hint="eastAsia"/>
        </w:rPr>
        <w:t>；4）经过事件检测器计算出AHI指数对SAHS严重程度</w:t>
      </w:r>
      <w:r w:rsidR="0019591B">
        <w:rPr>
          <w:rFonts w:hint="eastAsia"/>
        </w:rPr>
        <w:t>做出</w:t>
      </w:r>
      <w:r w:rsidR="003E5245">
        <w:rPr>
          <w:rFonts w:hint="eastAsia"/>
        </w:rPr>
        <w:t>判断。</w:t>
      </w:r>
    </w:p>
    <w:p w14:paraId="5C484C06" w14:textId="348CEBED" w:rsidR="001A752A" w:rsidRDefault="001A752A" w:rsidP="003E5245"/>
    <w:p w14:paraId="71C723CF" w14:textId="0E309DCA" w:rsidR="003E5245" w:rsidRPr="00983659" w:rsidRDefault="003E5245" w:rsidP="003E5245">
      <w:pPr>
        <w:rPr>
          <w:b/>
        </w:rPr>
      </w:pPr>
      <w:r>
        <w:rPr>
          <w:rFonts w:hint="eastAsia"/>
          <w:b/>
        </w:rPr>
        <w:lastRenderedPageBreak/>
        <w:t>2.</w:t>
      </w:r>
      <w:r>
        <w:rPr>
          <w:b/>
        </w:rPr>
        <w:t xml:space="preserve">3 </w:t>
      </w:r>
      <w:r>
        <w:rPr>
          <w:rFonts w:hint="eastAsia"/>
          <w:b/>
        </w:rPr>
        <w:t>信号预处理</w:t>
      </w:r>
    </w:p>
    <w:p w14:paraId="2C455333" w14:textId="1C4BBB20" w:rsidR="00B97BFB" w:rsidRPr="000C1FD6" w:rsidRDefault="003E5245" w:rsidP="00B97BFB">
      <w:pPr>
        <w:rPr>
          <w:highlight w:val="yellow"/>
        </w:rPr>
      </w:pPr>
      <w:r>
        <w:rPr>
          <w:rFonts w:hint="eastAsia"/>
        </w:rPr>
        <w:t>信号预处理包括以下几个步骤：1）信号降采样。数据库中的原始信号采样率为1</w:t>
      </w:r>
      <w:r>
        <w:t>28</w:t>
      </w:r>
      <w:r>
        <w:rPr>
          <w:rFonts w:hint="eastAsia"/>
        </w:rPr>
        <w:t>Hz，而成年人正常呼吸频率在1</w:t>
      </w:r>
      <w:r w:rsidR="000C1FD6">
        <w:t>4</w:t>
      </w:r>
      <w:r>
        <w:rPr>
          <w:rFonts w:hint="eastAsia"/>
        </w:rPr>
        <w:t>-</w:t>
      </w:r>
      <w:r>
        <w:t>20</w:t>
      </w:r>
      <w:r>
        <w:rPr>
          <w:rFonts w:hint="eastAsia"/>
        </w:rPr>
        <w:t>次每分钟</w:t>
      </w:r>
      <w:r w:rsidR="000C1FD6">
        <w:fldChar w:fldCharType="begin"/>
      </w:r>
      <w:r w:rsidR="000C1FD6">
        <w:instrText xml:space="preserve"> ADDIN EN.CITE &lt;EndNote&gt;&lt;Cite&gt;&lt;Author&gt;Rostig&lt;/Author&gt;&lt;Year&gt;2005&lt;/Year&gt;&lt;RecNum&gt;22&lt;/RecNum&gt;&lt;DisplayText&gt;&lt;style face="superscript"&gt;[20]&lt;/style&gt;&lt;/DisplayText&gt;&lt;record&gt;&lt;rec-number&gt;22&lt;/rec-number&gt;&lt;foreign-keys&gt;&lt;key app="EN" db-id="5zp0rzevixdad7eps2dpfwx9vfwwaafzs5ts" timestamp="1545740404"&gt;22&lt;/key&gt;&lt;/foreign-keys&gt;&lt;ref-type name="Journal Article"&gt;17&lt;/ref-type&gt;&lt;contributors&gt;&lt;authors&gt;&lt;author&gt;Rostig, S.&lt;/author&gt;&lt;author&gt;Kantelhardt, J. W.&lt;/author&gt;&lt;author&gt;Penzel, T.&lt;/author&gt;&lt;author&gt;Cassel, W.&lt;/author&gt;&lt;author&gt;Peter, J. H.&lt;/author&gt;&lt;author&gt;Vogelmeier, C.&lt;/author&gt;&lt;author&gt;Becker, H. F.&lt;/author&gt;&lt;author&gt;Jerrentrup, A.&lt;/author&gt;&lt;/authors&gt;&lt;/contributors&gt;&lt;titles&gt;&lt;title&gt;Nonrandom variability of respiration during sleep in healthy humans&lt;/title&gt;&lt;secondary-title&gt;Sleep&lt;/secondary-title&gt;&lt;/titles&gt;&lt;periodical&gt;&lt;full-title&gt;Sleep&lt;/full-title&gt;&lt;/periodical&gt;&lt;pages&gt;411-417&lt;/pages&gt;&lt;volume&gt;28&lt;/volume&gt;&lt;number&gt;4&lt;/number&gt;&lt;dates&gt;&lt;year&gt;2005&lt;/year&gt;&lt;pub-dates&gt;&lt;date&gt;Apr 1&lt;/date&gt;&lt;/pub-dates&gt;&lt;/dates&gt;&lt;isbn&gt;1550-9109&lt;/isbn&gt;&lt;accession-num&gt;WOS:000228134900006&lt;/accession-num&gt;&lt;urls&gt;&lt;related-urls&gt;&lt;url&gt;&amp;lt;Go to ISI&amp;gt;://WOS:000228134900006&lt;/url&gt;&lt;/related-urls&gt;&lt;/urls&gt;&lt;electronic-resource-num&gt;10.1093/sleep/28.4.411&lt;/electronic-resource-num&gt;&lt;/record&gt;&lt;/Cite&gt;&lt;/EndNote&gt;</w:instrText>
      </w:r>
      <w:r w:rsidR="000C1FD6">
        <w:fldChar w:fldCharType="separate"/>
      </w:r>
      <w:r w:rsidR="000C1FD6" w:rsidRPr="000C1FD6">
        <w:rPr>
          <w:noProof/>
          <w:vertAlign w:val="superscript"/>
        </w:rPr>
        <w:t>[20]</w:t>
      </w:r>
      <w:r w:rsidR="000C1FD6">
        <w:fldChar w:fldCharType="end"/>
      </w:r>
      <w:r>
        <w:rPr>
          <w:rFonts w:hint="eastAsia"/>
        </w:rPr>
        <w:t>，</w:t>
      </w:r>
      <w:r w:rsidR="000C1FD6">
        <w:rPr>
          <w:rFonts w:hint="eastAsia"/>
        </w:rPr>
        <w:t>对应</w:t>
      </w:r>
      <w:r>
        <w:rPr>
          <w:rFonts w:hint="eastAsia"/>
        </w:rPr>
        <w:t>0</w:t>
      </w:r>
      <w:r>
        <w:t>.2</w:t>
      </w:r>
      <w:r w:rsidR="000C1FD6">
        <w:t>3</w:t>
      </w:r>
      <w:r>
        <w:rPr>
          <w:rFonts w:hint="eastAsia"/>
        </w:rPr>
        <w:t>-</w:t>
      </w:r>
      <w:r>
        <w:t>0.33</w:t>
      </w:r>
      <w:r>
        <w:rPr>
          <w:rFonts w:hint="eastAsia"/>
        </w:rPr>
        <w:t>Hz，所以为了</w:t>
      </w:r>
      <w:r w:rsidR="0019591B">
        <w:rPr>
          <w:rFonts w:hint="eastAsia"/>
        </w:rPr>
        <w:t>减小计算量同时</w:t>
      </w:r>
      <w:r>
        <w:rPr>
          <w:rFonts w:hint="eastAsia"/>
        </w:rPr>
        <w:t>不影响检测精度我们将</w:t>
      </w:r>
      <w:r w:rsidR="000C1FD6">
        <w:rPr>
          <w:rFonts w:hint="eastAsia"/>
        </w:rPr>
        <w:t>采样率</w:t>
      </w:r>
      <w:r>
        <w:rPr>
          <w:rFonts w:hint="eastAsia"/>
        </w:rPr>
        <w:t>降</w:t>
      </w:r>
      <w:r w:rsidR="000C1FD6">
        <w:rPr>
          <w:rFonts w:hint="eastAsia"/>
        </w:rPr>
        <w:t>至</w:t>
      </w:r>
      <w:r>
        <w:rPr>
          <w:rFonts w:hint="eastAsia"/>
        </w:rPr>
        <w:t>8Hz；2）</w:t>
      </w:r>
      <w:r w:rsidR="0019591B">
        <w:rPr>
          <w:rFonts w:hint="eastAsia"/>
        </w:rPr>
        <w:t>滤波处理。</w:t>
      </w:r>
      <w:r>
        <w:rPr>
          <w:rFonts w:hint="eastAsia"/>
        </w:rPr>
        <w:t>为了去除原始信号中因为被试触碰</w:t>
      </w:r>
      <w:r w:rsidR="000C1FD6">
        <w:rPr>
          <w:rFonts w:hint="eastAsia"/>
        </w:rPr>
        <w:t>传感器</w:t>
      </w:r>
      <w:r>
        <w:rPr>
          <w:rFonts w:hint="eastAsia"/>
        </w:rPr>
        <w:t>造成的</w:t>
      </w:r>
      <w:r>
        <w:t>基线漂移</w:t>
      </w:r>
      <w:r>
        <w:rPr>
          <w:rFonts w:hint="eastAsia"/>
        </w:rPr>
        <w:t>与高频噪声干扰，我们使用了一个滑动平均滤波器与一个3阶巴特沃斯高通滤波器对原始口鼻流量信号进行滤波处理，</w:t>
      </w:r>
      <w:r w:rsidRPr="000C1FD6">
        <w:rPr>
          <w:rFonts w:hint="eastAsia"/>
          <w:highlight w:val="yellow"/>
        </w:rPr>
        <w:t>滑动平均滤波的过程如公式</w:t>
      </w:r>
      <w:r w:rsidR="00B97BFB" w:rsidRPr="000C1FD6">
        <w:rPr>
          <w:highlight w:val="yellow"/>
        </w:rPr>
        <w:fldChar w:fldCharType="begin"/>
      </w:r>
      <w:r w:rsidR="00B97BFB" w:rsidRPr="000C1FD6">
        <w:rPr>
          <w:highlight w:val="yellow"/>
        </w:rPr>
        <w:instrText xml:space="preserve"> </w:instrText>
      </w:r>
      <w:r w:rsidR="00B97BFB" w:rsidRPr="000C1FD6">
        <w:rPr>
          <w:rFonts w:hint="eastAsia"/>
          <w:highlight w:val="yellow"/>
        </w:rPr>
        <w:instrText>REF _Ref532998636 \h</w:instrText>
      </w:r>
      <w:r w:rsidR="00B97BFB" w:rsidRPr="000C1FD6">
        <w:rPr>
          <w:highlight w:val="yellow"/>
        </w:rPr>
        <w:instrText xml:space="preserve"> </w:instrText>
      </w:r>
      <w:r w:rsidR="000C1FD6">
        <w:rPr>
          <w:highlight w:val="yellow"/>
        </w:rPr>
        <w:instrText xml:space="preserve"> \* MERGEFORMAT </w:instrText>
      </w:r>
      <w:r w:rsidR="00B97BFB" w:rsidRPr="000C1FD6">
        <w:rPr>
          <w:highlight w:val="yellow"/>
        </w:rPr>
      </w:r>
      <w:r w:rsidR="00B97BFB" w:rsidRPr="000C1FD6">
        <w:rPr>
          <w:highlight w:val="yellow"/>
        </w:rPr>
        <w:fldChar w:fldCharType="separate"/>
      </w:r>
      <w:r w:rsidR="00B97BFB" w:rsidRPr="000C1FD6">
        <w:rPr>
          <w:rFonts w:hint="eastAsia"/>
          <w:noProof/>
          <w:highlight w:val="yellow"/>
        </w:rPr>
        <w:t>（</w:t>
      </w:r>
      <w:r w:rsidR="00B97BFB" w:rsidRPr="000C1FD6">
        <w:rPr>
          <w:noProof/>
          <w:highlight w:val="yellow"/>
        </w:rPr>
        <w:t>1</w:t>
      </w:r>
      <w:r w:rsidR="00B97BFB" w:rsidRPr="000C1FD6">
        <w:rPr>
          <w:highlight w:val="yellow"/>
        </w:rPr>
        <w:fldChar w:fldCharType="end"/>
      </w:r>
      <w:r w:rsidR="00B97BFB" w:rsidRPr="000C1FD6">
        <w:rPr>
          <w:rFonts w:hint="eastAsia"/>
          <w:highlight w:val="yellow"/>
        </w:rPr>
        <w:t>）</w:t>
      </w:r>
      <w:r w:rsidRPr="000C1FD6">
        <w:rPr>
          <w:rFonts w:hint="eastAsia"/>
          <w:highlight w:val="yellow"/>
        </w:rPr>
        <w:t>所示，高通滤波器的截止频率设置在0</w:t>
      </w:r>
      <w:r w:rsidRPr="000C1FD6">
        <w:rPr>
          <w:highlight w:val="yellow"/>
        </w:rPr>
        <w:t>.05</w:t>
      </w:r>
      <w:r w:rsidRPr="000C1FD6">
        <w:rPr>
          <w:rFonts w:hint="eastAsia"/>
          <w:highlight w:val="yellow"/>
        </w:rPr>
        <w:t>Hz。</w:t>
      </w:r>
    </w:p>
    <w:p w14:paraId="2148D952" w14:textId="587D49C3" w:rsidR="00B97BFB" w:rsidRPr="000C1FD6" w:rsidRDefault="00B97BFB" w:rsidP="00DF7723">
      <w:pPr>
        <w:pStyle w:val="1"/>
        <w:rPr>
          <w:vanish/>
          <w:highlight w:val="yellow"/>
          <w:specVanish/>
        </w:rPr>
      </w:pPr>
      <w:r w:rsidRPr="000C1FD6">
        <w:rPr>
          <w:highlight w:val="yellow"/>
        </w:rPr>
        <w:tab/>
      </w:r>
      <m:oMath>
        <m:sSub>
          <m:sSubPr>
            <m:ctrlPr>
              <w:rPr>
                <w:rFonts w:ascii="Cambria Math" w:hAnsi="Cambria Math"/>
                <w:highlight w:val="yellow"/>
              </w:rPr>
            </m:ctrlPr>
          </m:sSubPr>
          <m:e>
            <m:r>
              <w:rPr>
                <w:rFonts w:ascii="Cambria Math" w:hAnsi="Cambria Math"/>
                <w:highlight w:val="yellow"/>
              </w:rPr>
              <m:t>F</m:t>
            </m:r>
          </m:e>
          <m:sub>
            <m:r>
              <w:rPr>
                <w:rFonts w:ascii="Cambria Math" w:hAnsi="Cambria Math"/>
                <w:highlight w:val="yellow"/>
              </w:rPr>
              <m:t>smooth</m:t>
            </m:r>
          </m:sub>
        </m:sSub>
        <m:d>
          <m:dPr>
            <m:ctrlPr>
              <w:rPr>
                <w:rFonts w:ascii="Cambria Math" w:hAnsi="Cambria Math"/>
                <w:highlight w:val="yellow"/>
              </w:rPr>
            </m:ctrlPr>
          </m:dPr>
          <m:e>
            <m:r>
              <w:rPr>
                <w:rFonts w:ascii="Cambria Math" w:hAnsi="Cambria Math"/>
                <w:highlight w:val="yellow"/>
              </w:rPr>
              <m:t>k</m:t>
            </m:r>
          </m:e>
        </m:d>
        <m:r>
          <m:rPr>
            <m:sty m:val="p"/>
          </m:rPr>
          <w:rPr>
            <w:rFonts w:ascii="Cambria Math" w:hAnsi="Cambria Math"/>
            <w:highlight w:val="yellow"/>
          </w:rPr>
          <m:t>=</m:t>
        </m:r>
        <m:r>
          <w:rPr>
            <w:rFonts w:ascii="Cambria Math" w:hAnsi="Cambria Math"/>
            <w:highlight w:val="yellow"/>
          </w:rPr>
          <m:t>mean</m:t>
        </m:r>
        <m:r>
          <m:rPr>
            <m:sty m:val="p"/>
          </m:rPr>
          <w:rPr>
            <w:rFonts w:ascii="Cambria Math" w:hAnsi="Cambria Math"/>
            <w:highlight w:val="yellow"/>
          </w:rPr>
          <m:t>{</m:t>
        </m:r>
        <m:nary>
          <m:naryPr>
            <m:chr m:val="∑"/>
            <m:limLoc m:val="undOvr"/>
            <m:ctrlPr>
              <w:rPr>
                <w:rFonts w:ascii="Cambria Math" w:hAnsi="Cambria Math"/>
                <w:highlight w:val="yellow"/>
              </w:rPr>
            </m:ctrlPr>
          </m:naryPr>
          <m:sub>
            <m:r>
              <w:rPr>
                <w:rFonts w:ascii="Cambria Math" w:hAnsi="Cambria Math"/>
                <w:highlight w:val="yellow"/>
              </w:rPr>
              <m:t>k</m:t>
            </m:r>
            <m:r>
              <m:rPr>
                <m:sty m:val="p"/>
              </m:rPr>
              <w:rPr>
                <w:rFonts w:ascii="Cambria Math" w:hAnsi="Cambria Math"/>
                <w:highlight w:val="yellow"/>
              </w:rPr>
              <m:t>-3</m:t>
            </m:r>
          </m:sub>
          <m:sup>
            <m:r>
              <w:rPr>
                <w:rFonts w:ascii="Cambria Math" w:hAnsi="Cambria Math"/>
                <w:highlight w:val="yellow"/>
              </w:rPr>
              <m:t>k</m:t>
            </m:r>
          </m:sup>
          <m:e>
            <m:r>
              <w:rPr>
                <w:rFonts w:ascii="Cambria Math" w:hAnsi="Cambria Math"/>
                <w:highlight w:val="yellow"/>
              </w:rPr>
              <m:t>F</m:t>
            </m:r>
            <m:d>
              <m:dPr>
                <m:ctrlPr>
                  <w:rPr>
                    <w:rFonts w:ascii="Cambria Math" w:hAnsi="Cambria Math"/>
                    <w:highlight w:val="yellow"/>
                  </w:rPr>
                </m:ctrlPr>
              </m:dPr>
              <m:e>
                <m:r>
                  <w:rPr>
                    <w:rFonts w:ascii="Cambria Math" w:hAnsi="Cambria Math"/>
                    <w:highlight w:val="yellow"/>
                  </w:rPr>
                  <m:t>k</m:t>
                </m:r>
              </m:e>
            </m:d>
            <m:r>
              <m:rPr>
                <m:sty m:val="p"/>
              </m:rPr>
              <w:rPr>
                <w:rFonts w:ascii="Cambria Math" w:hAnsi="Cambria Math"/>
                <w:highlight w:val="yellow"/>
              </w:rPr>
              <m:t>}</m:t>
            </m:r>
          </m:e>
        </m:nary>
      </m:oMath>
      <w:r w:rsidRPr="000C1FD6">
        <w:rPr>
          <w:highlight w:val="yellow"/>
        </w:rPr>
        <w:tab/>
      </w:r>
    </w:p>
    <w:p w14:paraId="1EC156FF" w14:textId="0B4CCC1D" w:rsidR="00B97BFB" w:rsidRDefault="00B97BFB" w:rsidP="00DF7723">
      <w:pPr>
        <w:pStyle w:val="1"/>
        <w:rPr>
          <w:noProof/>
        </w:rPr>
      </w:pPr>
      <w:r w:rsidRPr="000C1FD6">
        <w:rPr>
          <w:noProof/>
          <w:highlight w:val="yellow"/>
        </w:rPr>
        <w:t xml:space="preserve"> </w:t>
      </w:r>
      <w:bookmarkStart w:id="5" w:name="_Ref532998636"/>
      <w:r w:rsidRPr="000C1FD6">
        <w:rPr>
          <w:rFonts w:hint="eastAsia"/>
          <w:noProof/>
          <w:highlight w:val="yellow"/>
        </w:rPr>
        <w:t>（</w:t>
      </w:r>
      <w:r w:rsidRPr="000C1FD6">
        <w:rPr>
          <w:noProof/>
          <w:highlight w:val="yellow"/>
        </w:rPr>
        <w:fldChar w:fldCharType="begin"/>
      </w:r>
      <w:r w:rsidRPr="000C1FD6">
        <w:rPr>
          <w:noProof/>
          <w:highlight w:val="yellow"/>
        </w:rPr>
        <w:instrText xml:space="preserve"> SEQ 公式 \* ARABIC </w:instrText>
      </w:r>
      <w:r w:rsidRPr="000C1FD6">
        <w:rPr>
          <w:noProof/>
          <w:highlight w:val="yellow"/>
        </w:rPr>
        <w:fldChar w:fldCharType="separate"/>
      </w:r>
      <w:r w:rsidR="006771B1" w:rsidRPr="000C1FD6">
        <w:rPr>
          <w:noProof/>
          <w:highlight w:val="yellow"/>
        </w:rPr>
        <w:t>1</w:t>
      </w:r>
      <w:r w:rsidRPr="000C1FD6">
        <w:rPr>
          <w:noProof/>
          <w:highlight w:val="yellow"/>
        </w:rPr>
        <w:fldChar w:fldCharType="end"/>
      </w:r>
      <w:bookmarkEnd w:id="5"/>
      <w:r w:rsidRPr="000C1FD6">
        <w:rPr>
          <w:rFonts w:hint="eastAsia"/>
          <w:noProof/>
          <w:highlight w:val="yellow"/>
        </w:rPr>
        <w:t>）</w:t>
      </w:r>
    </w:p>
    <w:p w14:paraId="4DACB3D1" w14:textId="5673BEEF" w:rsidR="003E5245" w:rsidRDefault="003E5245" w:rsidP="003E5245">
      <w:pPr>
        <w:tabs>
          <w:tab w:val="center" w:pos="4156"/>
          <w:tab w:val="right" w:pos="10109"/>
        </w:tabs>
      </w:pPr>
      <w:r w:rsidRPr="006403B5">
        <w:rPr>
          <w:rFonts w:hint="eastAsia"/>
          <w:highlight w:val="cyan"/>
          <w:rPrChange w:id="6" w:author="sunset" w:date="2018-12-24T09:36:00Z">
            <w:rPr>
              <w:rFonts w:hint="eastAsia"/>
            </w:rPr>
          </w:rPrChange>
        </w:rPr>
        <w:t>正常人的血氧饱和度水平在</w:t>
      </w:r>
      <w:r w:rsidRPr="006403B5">
        <w:rPr>
          <w:highlight w:val="cyan"/>
          <w:rPrChange w:id="7" w:author="sunset" w:date="2018-12-24T09:36:00Z">
            <w:rPr/>
          </w:rPrChange>
        </w:rPr>
        <w:t>98%左右，而</w:t>
      </w:r>
      <w:r w:rsidR="000C1FD6">
        <w:rPr>
          <w:rFonts w:hint="eastAsia"/>
          <w:highlight w:val="cyan"/>
        </w:rPr>
        <w:t>原始血氧数据</w:t>
      </w:r>
      <w:r w:rsidR="001A71FE">
        <w:rPr>
          <w:rFonts w:hint="eastAsia"/>
          <w:highlight w:val="cyan"/>
        </w:rPr>
        <w:t>大约有5.</w:t>
      </w:r>
      <w:r w:rsidR="001A71FE">
        <w:rPr>
          <w:highlight w:val="cyan"/>
        </w:rPr>
        <w:t>77</w:t>
      </w:r>
      <w:r w:rsidR="001A71FE">
        <w:rPr>
          <w:rFonts w:hint="eastAsia"/>
          <w:highlight w:val="cyan"/>
        </w:rPr>
        <w:t>%</w:t>
      </w:r>
      <w:r w:rsidR="00880A2E" w:rsidRPr="006403B5">
        <w:rPr>
          <w:rFonts w:hint="eastAsia"/>
          <w:highlight w:val="cyan"/>
          <w:rPrChange w:id="8" w:author="sunset" w:date="2018-12-24T09:36:00Z">
            <w:rPr>
              <w:rFonts w:hint="eastAsia"/>
            </w:rPr>
          </w:rPrChange>
        </w:rPr>
        <w:t>低于</w:t>
      </w:r>
      <w:r w:rsidR="00880A2E" w:rsidRPr="006403B5">
        <w:rPr>
          <w:highlight w:val="cyan"/>
          <w:rPrChange w:id="9" w:author="sunset" w:date="2018-12-24T09:36:00Z">
            <w:rPr/>
          </w:rPrChange>
        </w:rPr>
        <w:t>80%</w:t>
      </w:r>
      <w:r w:rsidR="001A71FE">
        <w:rPr>
          <w:rFonts w:hint="eastAsia"/>
          <w:highlight w:val="cyan"/>
        </w:rPr>
        <w:t>的水平</w:t>
      </w:r>
      <w:r w:rsidRPr="006403B5">
        <w:rPr>
          <w:rFonts w:hint="eastAsia"/>
          <w:highlight w:val="cyan"/>
          <w:rPrChange w:id="10" w:author="sunset" w:date="2018-12-24T09:36:00Z">
            <w:rPr>
              <w:rFonts w:hint="eastAsia"/>
            </w:rPr>
          </w:rPrChange>
        </w:rPr>
        <w:t>，这可能是由于传感器接触不良造成的，在预处理过程中我们将</w:t>
      </w:r>
      <w:r w:rsidR="00FD3960" w:rsidRPr="006403B5">
        <w:rPr>
          <w:rFonts w:hint="eastAsia"/>
          <w:highlight w:val="cyan"/>
          <w:rPrChange w:id="11" w:author="sunset" w:date="2018-12-24T09:36:00Z">
            <w:rPr>
              <w:rFonts w:hint="eastAsia"/>
            </w:rPr>
          </w:rPrChange>
        </w:rPr>
        <w:t>这部分数据去除以避免因为信息丢失造成的干扰</w:t>
      </w:r>
      <w:r>
        <w:rPr>
          <w:rFonts w:hint="eastAsia"/>
        </w:rPr>
        <w:t>。3）滑动窗口切割。这里我们分别使用6</w:t>
      </w:r>
      <w:r>
        <w:t>0</w:t>
      </w:r>
      <w:r w:rsidR="001A71FE">
        <w:rPr>
          <w:rFonts w:hint="eastAsia"/>
        </w:rPr>
        <w:t>秒</w:t>
      </w:r>
      <w:r>
        <w:t>长度</w:t>
      </w:r>
      <w:r>
        <w:rPr>
          <w:rFonts w:hint="eastAsia"/>
        </w:rPr>
        <w:t>窗口与1</w:t>
      </w:r>
      <w:r>
        <w:t>0秒长度窗口</w:t>
      </w:r>
      <w:r>
        <w:rPr>
          <w:rFonts w:hint="eastAsia"/>
        </w:rPr>
        <w:t>对原始数据进行切割，步长设置为1</w:t>
      </w:r>
      <w:r>
        <w:t>秒钟</w:t>
      </w:r>
      <w:r>
        <w:rPr>
          <w:rFonts w:hint="eastAsia"/>
        </w:rPr>
        <w:t>，切割后得到的数据片段标注为</w:t>
      </w:r>
      <w:r w:rsidR="003D5152">
        <w:rPr>
          <w:rFonts w:hint="eastAsia"/>
        </w:rPr>
        <w:t>AH（apnea与hypopnea）、N（normal）</w:t>
      </w:r>
      <w:r>
        <w:rPr>
          <w:rFonts w:hint="eastAsia"/>
        </w:rPr>
        <w:t>两种类型。如果一个数据片段中包含有</w:t>
      </w:r>
      <w:r w:rsidRPr="00134B46">
        <w:rPr>
          <w:rFonts w:hint="eastAsia"/>
        </w:rPr>
        <w:t>5</w:t>
      </w:r>
      <w:r w:rsidRPr="00134B46">
        <w:t>秒</w:t>
      </w:r>
      <w:r w:rsidRPr="00134B46">
        <w:rPr>
          <w:rFonts w:hint="eastAsia"/>
        </w:rPr>
        <w:t>钟</w:t>
      </w:r>
      <w:r>
        <w:rPr>
          <w:rFonts w:hint="eastAsia"/>
        </w:rPr>
        <w:t>以上的SAHS</w:t>
      </w:r>
      <w:r>
        <w:t>事件</w:t>
      </w:r>
      <w:r>
        <w:rPr>
          <w:rFonts w:hint="eastAsia"/>
        </w:rPr>
        <w:t>则标记为AH，</w:t>
      </w:r>
      <w:r w:rsidR="003D5152">
        <w:rPr>
          <w:rFonts w:hint="eastAsia"/>
        </w:rPr>
        <w:t>否</w:t>
      </w:r>
      <w:r>
        <w:rPr>
          <w:rFonts w:hint="eastAsia"/>
        </w:rPr>
        <w:t>则标注为N</w:t>
      </w:r>
      <w:r w:rsidR="003D5152">
        <w:rPr>
          <w:rFonts w:hint="eastAsia"/>
        </w:rPr>
        <w:t>（</w:t>
      </w:r>
      <w:r w:rsidR="003D5152">
        <w:fldChar w:fldCharType="begin"/>
      </w:r>
      <w:r w:rsidR="003D5152">
        <w:instrText xml:space="preserve"> </w:instrText>
      </w:r>
      <w:r w:rsidR="003D5152">
        <w:rPr>
          <w:rFonts w:hint="eastAsia"/>
        </w:rPr>
        <w:instrText>REF _Ref532980972 \h</w:instrText>
      </w:r>
      <w:r w:rsidR="003D5152">
        <w:instrText xml:space="preserve"> </w:instrText>
      </w:r>
      <w:r w:rsidR="003D5152">
        <w:fldChar w:fldCharType="separate"/>
      </w:r>
      <w:r w:rsidR="003D5152">
        <w:t xml:space="preserve">图 </w:t>
      </w:r>
      <w:r w:rsidR="003D5152">
        <w:rPr>
          <w:noProof/>
        </w:rPr>
        <w:t>1</w:t>
      </w:r>
      <w:r w:rsidR="003D5152">
        <w:fldChar w:fldCharType="end"/>
      </w:r>
      <w:r w:rsidR="003D5152">
        <w:rPr>
          <w:rFonts w:hint="eastAsia"/>
        </w:rPr>
        <w:t>（b））</w:t>
      </w:r>
      <w:r>
        <w:rPr>
          <w:rFonts w:hint="eastAsia"/>
        </w:rPr>
        <w:t>。</w:t>
      </w:r>
      <w:r w:rsidRPr="003D5152">
        <w:rPr>
          <w:rFonts w:hint="eastAsia"/>
          <w:highlight w:val="yellow"/>
        </w:rPr>
        <w:t>这样原始数据将被切割成为一段带有AH</w:t>
      </w:r>
      <w:r w:rsidRPr="003D5152">
        <w:rPr>
          <w:highlight w:val="yellow"/>
        </w:rPr>
        <w:t>与</w:t>
      </w:r>
      <w:r w:rsidRPr="003D5152">
        <w:rPr>
          <w:rFonts w:hint="eastAsia"/>
          <w:highlight w:val="yellow"/>
        </w:rPr>
        <w:t>N</w:t>
      </w:r>
      <w:r w:rsidRPr="003D5152">
        <w:rPr>
          <w:highlight w:val="yellow"/>
        </w:rPr>
        <w:t>标记的</w:t>
      </w:r>
      <w:r w:rsidRPr="003D5152">
        <w:rPr>
          <w:rFonts w:hint="eastAsia"/>
          <w:highlight w:val="yellow"/>
        </w:rPr>
        <w:t>数据片段序列</w:t>
      </w:r>
      <w:r w:rsidR="00DA27E9" w:rsidRPr="003D5152">
        <w:rPr>
          <w:rFonts w:hint="eastAsia"/>
          <w:highlight w:val="yellow"/>
        </w:rPr>
        <w:t>（</w:t>
      </w:r>
      <w:r w:rsidR="00D53521" w:rsidRPr="003D5152">
        <w:rPr>
          <w:highlight w:val="yellow"/>
        </w:rPr>
        <w:fldChar w:fldCharType="begin"/>
      </w:r>
      <w:r w:rsidR="00D53521" w:rsidRPr="003D5152">
        <w:rPr>
          <w:highlight w:val="yellow"/>
        </w:rPr>
        <w:instrText xml:space="preserve"> </w:instrText>
      </w:r>
      <w:r w:rsidR="00D53521" w:rsidRPr="003D5152">
        <w:rPr>
          <w:rFonts w:hint="eastAsia"/>
          <w:highlight w:val="yellow"/>
        </w:rPr>
        <w:instrText>REF _Ref532980972 \h</w:instrText>
      </w:r>
      <w:r w:rsidR="00D53521" w:rsidRPr="003D5152">
        <w:rPr>
          <w:highlight w:val="yellow"/>
        </w:rPr>
        <w:instrText xml:space="preserve"> </w:instrText>
      </w:r>
      <w:r w:rsidR="003D5152">
        <w:rPr>
          <w:highlight w:val="yellow"/>
        </w:rPr>
        <w:instrText xml:space="preserve"> \* MERGEFORMAT </w:instrText>
      </w:r>
      <w:r w:rsidR="00D53521" w:rsidRPr="003D5152">
        <w:rPr>
          <w:highlight w:val="yellow"/>
        </w:rPr>
      </w:r>
      <w:r w:rsidR="00D53521" w:rsidRPr="003D5152">
        <w:rPr>
          <w:highlight w:val="yellow"/>
        </w:rPr>
        <w:fldChar w:fldCharType="separate"/>
      </w:r>
      <w:r w:rsidR="00D53521" w:rsidRPr="003D5152">
        <w:rPr>
          <w:highlight w:val="yellow"/>
        </w:rPr>
        <w:t xml:space="preserve">图 </w:t>
      </w:r>
      <w:r w:rsidR="00D53521" w:rsidRPr="003D5152">
        <w:rPr>
          <w:noProof/>
          <w:highlight w:val="yellow"/>
        </w:rPr>
        <w:t>1</w:t>
      </w:r>
      <w:r w:rsidR="00D53521" w:rsidRPr="003D5152">
        <w:rPr>
          <w:highlight w:val="yellow"/>
        </w:rPr>
        <w:fldChar w:fldCharType="end"/>
      </w:r>
      <w:r w:rsidR="00DD2F67" w:rsidRPr="003D5152">
        <w:rPr>
          <w:rFonts w:hint="eastAsia"/>
          <w:highlight w:val="yellow"/>
        </w:rPr>
        <w:t>（</w:t>
      </w:r>
      <w:r w:rsidR="00D53521" w:rsidRPr="003D5152">
        <w:rPr>
          <w:rFonts w:hint="eastAsia"/>
          <w:highlight w:val="yellow"/>
        </w:rPr>
        <w:t>b</w:t>
      </w:r>
      <w:r w:rsidR="00DD2F67" w:rsidRPr="003D5152">
        <w:rPr>
          <w:rFonts w:hint="eastAsia"/>
          <w:highlight w:val="yellow"/>
        </w:rPr>
        <w:t>）</w:t>
      </w:r>
      <w:r w:rsidR="00DA27E9" w:rsidRPr="003D5152">
        <w:rPr>
          <w:rFonts w:hint="eastAsia"/>
          <w:highlight w:val="yellow"/>
        </w:rPr>
        <w:t>）</w:t>
      </w:r>
      <w:r w:rsidRPr="003D5152">
        <w:rPr>
          <w:rFonts w:hint="eastAsia"/>
          <w:highlight w:val="yellow"/>
        </w:rPr>
        <w:t>。最终我们将得到两组数据片段序列，一组6</w:t>
      </w:r>
      <w:r w:rsidRPr="003D5152">
        <w:rPr>
          <w:highlight w:val="yellow"/>
        </w:rPr>
        <w:t>0秒</w:t>
      </w:r>
      <w:r w:rsidRPr="003D5152">
        <w:rPr>
          <w:rFonts w:hint="eastAsia"/>
          <w:highlight w:val="yellow"/>
        </w:rPr>
        <w:t>数据片段构成的序列与一组1</w:t>
      </w:r>
      <w:r w:rsidRPr="003D5152">
        <w:rPr>
          <w:highlight w:val="yellow"/>
        </w:rPr>
        <w:t>0秒</w:t>
      </w:r>
      <w:r w:rsidRPr="003D5152">
        <w:rPr>
          <w:rFonts w:hint="eastAsia"/>
          <w:highlight w:val="yellow"/>
        </w:rPr>
        <w:t>数据片段构成的序列。</w:t>
      </w:r>
      <w:r>
        <w:rPr>
          <w:rFonts w:hint="eastAsia"/>
        </w:rPr>
        <w:t>4）血氧信号主动对齐。</w:t>
      </w:r>
      <w:r w:rsidRPr="00FD3960">
        <w:rPr>
          <w:rFonts w:hint="eastAsia"/>
        </w:rPr>
        <w:t>考虑到血氧信号总是在SAHS</w:t>
      </w:r>
      <w:r w:rsidRPr="00FD3960">
        <w:t>事件</w:t>
      </w:r>
      <w:r w:rsidRPr="00FD3960">
        <w:rPr>
          <w:rFonts w:hint="eastAsia"/>
        </w:rPr>
        <w:t>发生后一段时间才出现欠饱和的情况</w:t>
      </w:r>
      <w:r w:rsidR="008613FC">
        <w:fldChar w:fldCharType="begin"/>
      </w:r>
      <w:r w:rsidR="008613FC">
        <w:instrText xml:space="preserve"> ADDIN EN.CITE &lt;EndNote&gt;&lt;Cite&gt;&lt;Author&gt;Selvaraj&lt;/Author&gt;&lt;Year&gt;2013&lt;/Year&gt;&lt;RecNum&gt;23&lt;/RecNum&gt;&lt;DisplayText&gt;&lt;style face="superscript"&gt;[21]&lt;/style&gt;&lt;/DisplayText&gt;&lt;record&gt;&lt;rec-number&gt;23&lt;/rec-number&gt;&lt;foreign-keys&gt;&lt;key app="EN" db-id="5zp0rzevixdad7eps2dpfwx9vfwwaafzs5ts" timestamp="1545825310"&gt;23&lt;/key&gt;&lt;/foreign-keys&gt;&lt;ref-type name="Book Section"&gt;5&lt;/ref-type&gt;&lt;contributors&gt;&lt;authors&gt;&lt;author&gt;Selvaraj, Nandakumar&lt;/author&gt;&lt;author&gt;Narasimhan, Ravi&lt;/author&gt;&lt;author&gt;Ieee,&lt;/author&gt;&lt;/authors&gt;&lt;/contributors&gt;&lt;titles&gt;&lt;title&gt;Detection of Sleep Apnea on a Per-Second Basis Using Respiratory Signals&lt;/title&gt;&lt;secondary-title&gt;2013 35th Annual International Conference of the Ieee Engineering in Medicine and Biology Society&lt;/secondary-title&gt;&lt;tertiary-title&gt;IEEE Engineering in Medicine and Biology Society Conference Proceedings&lt;/tertiary-title&gt;&lt;/titles&gt;&lt;pages&gt;2124-2127&lt;/pages&gt;&lt;dates&gt;&lt;year&gt;2013&lt;/year&gt;&lt;/dates&gt;&lt;isbn&gt;978-1-4577-0216-7&lt;/isbn&gt;&lt;accession-num&gt;WOS:000341702102149&lt;/accession-num&gt;&lt;urls&gt;&lt;related-urls&gt;&lt;url&gt;&amp;lt;Go to ISI&amp;gt;://WOS:000341702102149&lt;/url&gt;&lt;/related-urls&gt;&lt;/urls&gt;&lt;/record&gt;&lt;/Cite&gt;&lt;/EndNote&gt;</w:instrText>
      </w:r>
      <w:r w:rsidR="008613FC">
        <w:fldChar w:fldCharType="separate"/>
      </w:r>
      <w:r w:rsidR="008613FC" w:rsidRPr="008613FC">
        <w:rPr>
          <w:noProof/>
          <w:vertAlign w:val="superscript"/>
        </w:rPr>
        <w:t>[21]</w:t>
      </w:r>
      <w:r w:rsidR="008613FC">
        <w:fldChar w:fldCharType="end"/>
      </w:r>
      <w:r>
        <w:rPr>
          <w:rFonts w:hint="eastAsia"/>
        </w:rPr>
        <w:t>，所以为了更好地捕捉到血氧信号的特征我们将</w:t>
      </w:r>
      <w:r w:rsidR="00FD3960">
        <w:rPr>
          <w:rFonts w:hint="eastAsia"/>
        </w:rPr>
        <w:t>血氧</w:t>
      </w:r>
      <w:r>
        <w:rPr>
          <w:rFonts w:hint="eastAsia"/>
        </w:rPr>
        <w:t>通道信号</w:t>
      </w:r>
      <w:r w:rsidRPr="006403B5">
        <w:rPr>
          <w:rFonts w:hint="eastAsia"/>
          <w:highlight w:val="cyan"/>
          <w:rPrChange w:id="12" w:author="sunset" w:date="2018-12-24T09:36:00Z">
            <w:rPr>
              <w:rFonts w:hint="eastAsia"/>
            </w:rPr>
          </w:rPrChange>
        </w:rPr>
        <w:t>提前了</w:t>
      </w:r>
      <w:r w:rsidRPr="006403B5">
        <w:rPr>
          <w:highlight w:val="cyan"/>
          <w:rPrChange w:id="13" w:author="sunset" w:date="2018-12-24T09:36:00Z">
            <w:rPr/>
          </w:rPrChange>
        </w:rPr>
        <w:t>23秒</w:t>
      </w:r>
      <w:r w:rsidRPr="006403B5">
        <w:rPr>
          <w:rFonts w:hint="eastAsia"/>
          <w:highlight w:val="cyan"/>
          <w:rPrChange w:id="14" w:author="sunset" w:date="2018-12-24T09:36:00Z">
            <w:rPr>
              <w:rFonts w:hint="eastAsia"/>
            </w:rPr>
          </w:rPrChange>
        </w:rPr>
        <w:t>钟</w:t>
      </w:r>
      <w:r w:rsidR="008F4F65">
        <w:rPr>
          <w:rFonts w:hint="eastAsia"/>
          <w:highlight w:val="cyan"/>
        </w:rPr>
        <w:t xml:space="preserve"> </w:t>
      </w:r>
      <w:r>
        <w:rPr>
          <w:rFonts w:hint="eastAsia"/>
        </w:rPr>
        <w:t>。</w:t>
      </w:r>
      <w:r w:rsidRPr="006670D1">
        <w:rPr>
          <w:rFonts w:hint="eastAsia"/>
          <w:highlight w:val="yellow"/>
        </w:rPr>
        <w:t>经过预处理之后我们总共获得了</w:t>
      </w:r>
      <w:r w:rsidR="00D20C56" w:rsidRPr="006670D1">
        <w:rPr>
          <w:highlight w:val="yellow"/>
        </w:rPr>
        <w:t>283806</w:t>
      </w:r>
      <w:r w:rsidRPr="006670D1">
        <w:rPr>
          <w:rFonts w:hint="eastAsia"/>
          <w:highlight w:val="yellow"/>
          <w:rPrChange w:id="15" w:author="sunset" w:date="2018-12-24T09:36:00Z">
            <w:rPr>
              <w:rFonts w:hint="eastAsia"/>
            </w:rPr>
          </w:rPrChange>
        </w:rPr>
        <w:t>个数据片段，其中包括</w:t>
      </w:r>
      <w:r w:rsidR="00D20C56" w:rsidRPr="006670D1">
        <w:rPr>
          <w:highlight w:val="yellow"/>
        </w:rPr>
        <w:t>35309</w:t>
      </w:r>
      <w:r w:rsidRPr="006670D1">
        <w:rPr>
          <w:rFonts w:hint="eastAsia"/>
          <w:highlight w:val="yellow"/>
          <w:rPrChange w:id="16" w:author="sunset" w:date="2018-12-24T09:36:00Z">
            <w:rPr>
              <w:rFonts w:hint="eastAsia"/>
            </w:rPr>
          </w:rPrChange>
        </w:rPr>
        <w:t>个</w:t>
      </w:r>
      <w:r w:rsidRPr="006670D1">
        <w:rPr>
          <w:highlight w:val="yellow"/>
          <w:rPrChange w:id="17" w:author="sunset" w:date="2018-12-24T09:36:00Z">
            <w:rPr/>
          </w:rPrChange>
        </w:rPr>
        <w:t>AH片段与</w:t>
      </w:r>
      <w:r w:rsidR="00D20C56" w:rsidRPr="006670D1">
        <w:rPr>
          <w:highlight w:val="yellow"/>
        </w:rPr>
        <w:t>249977</w:t>
      </w:r>
      <w:r w:rsidRPr="006670D1">
        <w:rPr>
          <w:rFonts w:hint="eastAsia"/>
          <w:highlight w:val="yellow"/>
          <w:rPrChange w:id="18" w:author="sunset" w:date="2018-12-24T09:36:00Z">
            <w:rPr>
              <w:rFonts w:hint="eastAsia"/>
            </w:rPr>
          </w:rPrChange>
        </w:rPr>
        <w:t>个</w:t>
      </w:r>
      <w:r w:rsidRPr="006670D1">
        <w:rPr>
          <w:highlight w:val="yellow"/>
          <w:rPrChange w:id="19" w:author="sunset" w:date="2018-12-24T09:36:00Z">
            <w:rPr/>
          </w:rPrChange>
        </w:rPr>
        <w:t>N片段</w:t>
      </w:r>
      <w:r w:rsidRPr="006670D1">
        <w:rPr>
          <w:rFonts w:hint="eastAsia"/>
          <w:highlight w:val="yellow"/>
        </w:rPr>
        <w:t>。</w:t>
      </w:r>
    </w:p>
    <w:p w14:paraId="04FF85E3" w14:textId="26F1FE6A" w:rsidR="009C5004" w:rsidRDefault="009C5004" w:rsidP="003E5245">
      <w:pPr>
        <w:tabs>
          <w:tab w:val="center" w:pos="4156"/>
          <w:tab w:val="right" w:pos="10109"/>
        </w:tabs>
      </w:pPr>
    </w:p>
    <w:p w14:paraId="757B2D11" w14:textId="77777777" w:rsidR="003E5245" w:rsidRDefault="003E5245" w:rsidP="003E5245">
      <w:pPr>
        <w:tabs>
          <w:tab w:val="center" w:pos="4156"/>
          <w:tab w:val="right" w:pos="10109"/>
        </w:tabs>
        <w:rPr>
          <w:b/>
        </w:rPr>
      </w:pPr>
      <w:r>
        <w:rPr>
          <w:b/>
        </w:rPr>
        <w:t>2</w:t>
      </w:r>
      <w:r>
        <w:rPr>
          <w:rFonts w:hint="eastAsia"/>
          <w:b/>
        </w:rPr>
        <w:t>.</w:t>
      </w:r>
      <w:r>
        <w:rPr>
          <w:b/>
        </w:rPr>
        <w:t xml:space="preserve">4 </w:t>
      </w:r>
      <w:r>
        <w:rPr>
          <w:rFonts w:hint="eastAsia"/>
          <w:b/>
        </w:rPr>
        <w:t>特征提取</w:t>
      </w:r>
    </w:p>
    <w:p w14:paraId="117CE4B5" w14:textId="77777777" w:rsidR="003E5245" w:rsidRDefault="003E5245" w:rsidP="003E5245">
      <w:pPr>
        <w:tabs>
          <w:tab w:val="center" w:pos="4156"/>
          <w:tab w:val="right" w:pos="10109"/>
        </w:tabs>
        <w:rPr>
          <w:b/>
        </w:rPr>
      </w:pPr>
      <w:r>
        <w:rPr>
          <w:rFonts w:hint="eastAsia"/>
          <w:b/>
        </w:rPr>
        <w:t>1）流量特征集合</w:t>
      </w:r>
    </w:p>
    <w:p w14:paraId="7F5EAD38" w14:textId="6831098F" w:rsidR="003E5245" w:rsidRDefault="007670B3" w:rsidP="003E5245">
      <w:pPr>
        <w:tabs>
          <w:tab w:val="center" w:pos="4156"/>
          <w:tab w:val="right" w:pos="10109"/>
        </w:tabs>
      </w:pPr>
      <w:r>
        <w:rPr>
          <w:rFonts w:hint="eastAsia"/>
        </w:rPr>
        <w:t>根据AASM对</w:t>
      </w:r>
      <w:r w:rsidR="00A1413E">
        <w:rPr>
          <w:rFonts w:hint="eastAsia"/>
        </w:rPr>
        <w:t>SAHS事件的定义，口鼻流量信号的幅值变化</w:t>
      </w:r>
      <w:r w:rsidR="00BD2170">
        <w:rPr>
          <w:rFonts w:hint="eastAsia"/>
        </w:rPr>
        <w:t>蕴含着关键的病理信息</w:t>
      </w:r>
      <w:r w:rsidR="00A1413E">
        <w:rPr>
          <w:rFonts w:hint="eastAsia"/>
        </w:rPr>
        <w:t>，所以</w:t>
      </w:r>
      <w:r w:rsidR="003E5245">
        <w:rPr>
          <w:rFonts w:hint="eastAsia"/>
        </w:rPr>
        <w:t>我们</w:t>
      </w:r>
      <w:r w:rsidR="00A1413E">
        <w:rPr>
          <w:rFonts w:hint="eastAsia"/>
        </w:rPr>
        <w:t>首先</w:t>
      </w:r>
      <w:r w:rsidR="003E5245">
        <w:rPr>
          <w:rFonts w:hint="eastAsia"/>
        </w:rPr>
        <w:t>提取出</w:t>
      </w:r>
      <w:r w:rsidR="00A1413E">
        <w:rPr>
          <w:rFonts w:hint="eastAsia"/>
        </w:rPr>
        <w:t>了</w:t>
      </w:r>
      <w:r w:rsidR="003E5245">
        <w:rPr>
          <w:rFonts w:hint="eastAsia"/>
        </w:rPr>
        <w:t>口鼻流量信号中的极值点作为</w:t>
      </w:r>
      <w:r w:rsidR="00737648">
        <w:rPr>
          <w:rFonts w:hint="eastAsia"/>
        </w:rPr>
        <w:t>被试</w:t>
      </w:r>
      <w:r w:rsidR="003E5245">
        <w:rPr>
          <w:rFonts w:hint="eastAsia"/>
        </w:rPr>
        <w:t>呼气相与吸气相的转换点</w:t>
      </w:r>
      <w:r w:rsidR="00922D9E" w:rsidRPr="00E70584">
        <w:rPr>
          <w:rFonts w:hint="eastAsia"/>
          <w:highlight w:val="yellow"/>
        </w:rPr>
        <w:t>(</w:t>
      </w:r>
      <w:r w:rsidR="003C7CDC">
        <w:rPr>
          <w:highlight w:val="yellow"/>
        </w:rPr>
        <w:fldChar w:fldCharType="begin"/>
      </w:r>
      <w:r w:rsidR="003C7CDC">
        <w:rPr>
          <w:highlight w:val="yellow"/>
        </w:rPr>
        <w:instrText xml:space="preserve"> </w:instrText>
      </w:r>
      <w:r w:rsidR="003C7CDC">
        <w:rPr>
          <w:rFonts w:hint="eastAsia"/>
          <w:highlight w:val="yellow"/>
        </w:rPr>
        <w:instrText>REF _Ref532980972 \h</w:instrText>
      </w:r>
      <w:r w:rsidR="003C7CDC">
        <w:rPr>
          <w:highlight w:val="yellow"/>
        </w:rPr>
        <w:instrText xml:space="preserve"> </w:instrText>
      </w:r>
      <w:r w:rsidR="003C7CDC">
        <w:rPr>
          <w:highlight w:val="yellow"/>
        </w:rPr>
      </w:r>
      <w:r w:rsidR="003C7CDC">
        <w:rPr>
          <w:highlight w:val="yellow"/>
        </w:rPr>
        <w:fldChar w:fldCharType="separate"/>
      </w:r>
      <w:r w:rsidR="003C7CDC">
        <w:t xml:space="preserve">图 </w:t>
      </w:r>
      <w:r w:rsidR="003C7CDC">
        <w:rPr>
          <w:noProof/>
        </w:rPr>
        <w:t>1</w:t>
      </w:r>
      <w:r w:rsidR="003C7CDC">
        <w:rPr>
          <w:highlight w:val="yellow"/>
        </w:rPr>
        <w:fldChar w:fldCharType="end"/>
      </w:r>
      <w:r w:rsidR="003C7CDC">
        <w:rPr>
          <w:rFonts w:hint="eastAsia"/>
          <w:highlight w:val="yellow"/>
        </w:rPr>
        <w:t>（c）</w:t>
      </w:r>
      <w:r w:rsidR="00922D9E">
        <w:rPr>
          <w:rFonts w:hint="eastAsia"/>
        </w:rPr>
        <w:t>)</w:t>
      </w:r>
      <w:r w:rsidR="005C4288">
        <w:rPr>
          <w:rFonts w:hint="eastAsia"/>
        </w:rPr>
        <w:t>。</w:t>
      </w:r>
      <w:r w:rsidR="00B13D00">
        <w:rPr>
          <w:rFonts w:hint="eastAsia"/>
        </w:rPr>
        <w:t>然后每次呼吸的潮气量</w:t>
      </w:r>
      <m:oMath>
        <m:r>
          <w:rPr>
            <w:rFonts w:ascii="Cambria Math" w:hAnsi="Cambria Math" w:hint="eastAsia"/>
          </w:rPr>
          <m:t>f</m:t>
        </m:r>
        <m:d>
          <m:dPr>
            <m:ctrlPr>
              <w:rPr>
                <w:rFonts w:ascii="Cambria Math" w:hAnsi="Cambria Math"/>
                <w:i/>
              </w:rPr>
            </m:ctrlPr>
          </m:dPr>
          <m:e>
            <m:r>
              <w:rPr>
                <w:rFonts w:ascii="Cambria Math" w:hAnsi="Cambria Math"/>
              </w:rPr>
              <m:t>k</m:t>
            </m:r>
          </m:e>
        </m:d>
      </m:oMath>
      <w:r w:rsidR="00B13D00">
        <w:rPr>
          <w:rFonts w:hint="eastAsia"/>
        </w:rPr>
        <w:t>可以用公式</w:t>
      </w:r>
      <w:r w:rsidR="00DB4B53">
        <w:fldChar w:fldCharType="begin"/>
      </w:r>
      <w:r w:rsidR="00DB4B53">
        <w:instrText xml:space="preserve"> </w:instrText>
      </w:r>
      <w:r w:rsidR="00DB4B53">
        <w:rPr>
          <w:rFonts w:hint="eastAsia"/>
        </w:rPr>
        <w:instrText>REF _Ref532998878 \h</w:instrText>
      </w:r>
      <w:r w:rsidR="00DB4B53">
        <w:instrText xml:space="preserve"> </w:instrText>
      </w:r>
      <w:r w:rsidR="00DB4B53">
        <w:fldChar w:fldCharType="separate"/>
      </w:r>
      <w:r w:rsidR="00DB4B53">
        <w:rPr>
          <w:rFonts w:hint="eastAsia"/>
        </w:rPr>
        <w:t>（</w:t>
      </w:r>
      <w:r w:rsidR="00DB4B53">
        <w:rPr>
          <w:noProof/>
        </w:rPr>
        <w:t>2</w:t>
      </w:r>
      <w:r w:rsidR="00DB4B53">
        <w:fldChar w:fldCharType="end"/>
      </w:r>
      <w:r w:rsidR="00DB4B53">
        <w:t>）</w:t>
      </w:r>
      <w:r w:rsidR="00B13D00">
        <w:rPr>
          <w:rFonts w:hint="eastAsia"/>
        </w:rPr>
        <w:t>进行计算</w:t>
      </w:r>
      <w:r w:rsidR="003E5245">
        <w:rPr>
          <w:rFonts w:hint="eastAsia"/>
        </w:rPr>
        <w:t>。</w:t>
      </w:r>
    </w:p>
    <w:p w14:paraId="6E2849C2" w14:textId="25CF7A97" w:rsidR="003E5245" w:rsidRPr="006771B1" w:rsidRDefault="003E5245" w:rsidP="003E5245">
      <w:pPr>
        <w:tabs>
          <w:tab w:val="center" w:pos="4156"/>
          <w:tab w:val="right" w:pos="10110"/>
        </w:tabs>
        <w:rPr>
          <w:vanish/>
          <w:specVanish/>
        </w:rPr>
      </w:pPr>
      <w:r>
        <w:tab/>
      </w:r>
      <m:oMath>
        <m:r>
          <w:rPr>
            <w:rFonts w:ascii="Cambria Math" w:hAnsi="Cambria Math"/>
          </w:rPr>
          <m:t>f</m:t>
        </m:r>
        <m:d>
          <m:dPr>
            <m:ctrlPr>
              <w:rPr>
                <w:rFonts w:ascii="Cambria Math" w:hAnsi="Cambria Math"/>
                <w:i/>
              </w:rPr>
            </m:ctrlPr>
          </m:dPr>
          <m:e>
            <m:r>
              <w:rPr>
                <w:rFonts w:ascii="Cambria Math" w:hAnsi="Cambria Math"/>
              </w:rPr>
              <m:t>k</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p</m:t>
            </m:r>
          </m:sub>
        </m:sSub>
        <m:d>
          <m:dPr>
            <m:ctrlPr>
              <w:rPr>
                <w:rFonts w:ascii="Cambria Math" w:hAnsi="Cambria Math"/>
                <w:i/>
              </w:rPr>
            </m:ctrlPr>
          </m:dPr>
          <m:e>
            <m:r>
              <w:rPr>
                <w:rFonts w:ascii="Cambria Math" w:hAnsi="Cambria Math"/>
              </w:rPr>
              <m:t>k</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v</m:t>
            </m:r>
          </m:sub>
        </m:sSub>
        <m:d>
          <m:dPr>
            <m:ctrlPr>
              <w:rPr>
                <w:rFonts w:ascii="Cambria Math" w:hAnsi="Cambria Math"/>
                <w:i/>
              </w:rPr>
            </m:ctrlPr>
          </m:dPr>
          <m:e>
            <m:r>
              <w:rPr>
                <w:rFonts w:ascii="Cambria Math" w:hAnsi="Cambria Math"/>
              </w:rPr>
              <m:t>k</m:t>
            </m:r>
          </m:e>
        </m:d>
      </m:oMath>
      <w:r>
        <w:tab/>
      </w:r>
    </w:p>
    <w:p w14:paraId="7BCC6F2C" w14:textId="61C8DC73" w:rsidR="006771B1" w:rsidRDefault="006771B1" w:rsidP="006771B1">
      <w:pPr>
        <w:pStyle w:val="a3"/>
      </w:pPr>
      <w:r>
        <w:t xml:space="preserve"> </w:t>
      </w:r>
      <w:bookmarkStart w:id="20" w:name="_Ref532998878"/>
      <w:r>
        <w:rPr>
          <w:rFonts w:hint="eastAsia"/>
        </w:rPr>
        <w:t>（</w:t>
      </w:r>
      <w:r>
        <w:fldChar w:fldCharType="begin"/>
      </w:r>
      <w:r>
        <w:instrText xml:space="preserve"> SEQ </w:instrText>
      </w:r>
      <w:r>
        <w:instrText>公式</w:instrText>
      </w:r>
      <w:r>
        <w:instrText xml:space="preserve"> \* ARABIC </w:instrText>
      </w:r>
      <w:r>
        <w:fldChar w:fldCharType="separate"/>
      </w:r>
      <w:r>
        <w:rPr>
          <w:noProof/>
        </w:rPr>
        <w:t>2</w:t>
      </w:r>
      <w:r>
        <w:fldChar w:fldCharType="end"/>
      </w:r>
      <w:bookmarkEnd w:id="20"/>
      <w:r>
        <w:rPr>
          <w:rFonts w:hint="eastAsia"/>
        </w:rPr>
        <w:t>）</w:t>
      </w:r>
    </w:p>
    <w:p w14:paraId="1AA2809B" w14:textId="61C34C20" w:rsidR="003E5245" w:rsidRDefault="003E5245" w:rsidP="003E5245">
      <w:pPr>
        <w:tabs>
          <w:tab w:val="center" w:pos="4156"/>
          <w:tab w:val="right" w:pos="10109"/>
        </w:tabs>
      </w:pPr>
      <w:r>
        <w:rPr>
          <w:rFonts w:hint="eastAsia"/>
        </w:rPr>
        <w:t>每个数据片段中的平均潮气量</w:t>
      </w:r>
      <m:oMath>
        <m:sSub>
          <m:sSubPr>
            <m:ctrlPr>
              <w:rPr>
                <w:rFonts w:ascii="Cambria Math" w:hAnsi="Cambria Math"/>
              </w:rPr>
            </m:ctrlPr>
          </m:sSubPr>
          <m:e>
            <m:r>
              <w:rPr>
                <w:rFonts w:ascii="Cambria Math" w:hAnsi="Cambria Math" w:hint="eastAsia"/>
              </w:rPr>
              <m:t>f</m:t>
            </m:r>
          </m:e>
          <m:sub>
            <m:r>
              <w:rPr>
                <w:rFonts w:ascii="Cambria Math" w:hAnsi="Cambria Math" w:hint="eastAsia"/>
              </w:rPr>
              <m:t>mean</m:t>
            </m:r>
          </m:sub>
        </m:sSub>
      </m:oMath>
      <w:r>
        <w:rPr>
          <w:rFonts w:hint="eastAsia"/>
        </w:rPr>
        <w:t>、潮气量标准差</w:t>
      </w:r>
      <m:oMath>
        <m:sSub>
          <m:sSubPr>
            <m:ctrlPr>
              <w:rPr>
                <w:rFonts w:ascii="Cambria Math" w:hAnsi="Cambria Math"/>
              </w:rPr>
            </m:ctrlPr>
          </m:sSubPr>
          <m:e>
            <m:r>
              <w:rPr>
                <w:rFonts w:ascii="Cambria Math" w:hAnsi="Cambria Math" w:hint="eastAsia"/>
              </w:rPr>
              <m:t>f</m:t>
            </m:r>
          </m:e>
          <m:sub>
            <m:r>
              <w:rPr>
                <w:rFonts w:ascii="Cambria Math" w:hAnsi="Cambria Math"/>
              </w:rPr>
              <m:t>std</m:t>
            </m:r>
          </m:sub>
        </m:sSub>
      </m:oMath>
      <w:r>
        <w:rPr>
          <w:rFonts w:hint="eastAsia"/>
        </w:rPr>
        <w:t>、潮气量极差</w:t>
      </w:r>
      <m:oMath>
        <m:sSub>
          <m:sSubPr>
            <m:ctrlPr>
              <w:rPr>
                <w:rFonts w:ascii="Cambria Math" w:hAnsi="Cambria Math"/>
              </w:rPr>
            </m:ctrlPr>
          </m:sSubPr>
          <m:e>
            <m:r>
              <w:rPr>
                <w:rFonts w:ascii="Cambria Math" w:hAnsi="Cambria Math" w:hint="eastAsia"/>
              </w:rPr>
              <m:t>f</m:t>
            </m:r>
          </m:e>
          <m:sub>
            <m:r>
              <w:rPr>
                <w:rFonts w:ascii="Cambria Math" w:hAnsi="Cambria Math"/>
              </w:rPr>
              <m:t>ran</m:t>
            </m:r>
          </m:sub>
        </m:sSub>
      </m:oMath>
      <w:r>
        <w:rPr>
          <w:rFonts w:hint="eastAsia"/>
        </w:rPr>
        <w:t>作为该数据片段的特征，</w:t>
      </w:r>
      <w:r w:rsidR="00922D9E">
        <w:rPr>
          <w:rFonts w:hint="eastAsia"/>
        </w:rPr>
        <w:t>同时为了捕捉口鼻流量信号中的相对变化特征，</w:t>
      </w:r>
      <w:r>
        <w:rPr>
          <w:rFonts w:hint="eastAsia"/>
        </w:rPr>
        <w:t>我们每隔3</w:t>
      </w:r>
      <w:r>
        <w:t>0</w:t>
      </w:r>
      <w:r>
        <w:rPr>
          <w:rFonts w:hint="eastAsia"/>
        </w:rPr>
        <w:t>秒钟的时间计算一次潮气量的基线，计算过程如公式</w:t>
      </w:r>
      <w:r w:rsidR="006771B1">
        <w:fldChar w:fldCharType="begin"/>
      </w:r>
      <w:r w:rsidR="006771B1">
        <w:instrText xml:space="preserve"> </w:instrText>
      </w:r>
      <w:r w:rsidR="006771B1">
        <w:rPr>
          <w:rFonts w:hint="eastAsia"/>
        </w:rPr>
        <w:instrText>REF _Ref532998949 \h</w:instrText>
      </w:r>
      <w:r w:rsidR="006771B1">
        <w:instrText xml:space="preserve"> </w:instrText>
      </w:r>
      <w:r w:rsidR="006771B1">
        <w:fldChar w:fldCharType="separate"/>
      </w:r>
      <w:r w:rsidR="006771B1">
        <w:rPr>
          <w:rFonts w:hint="eastAsia"/>
        </w:rPr>
        <w:t>（</w:t>
      </w:r>
      <w:r w:rsidR="006771B1">
        <w:rPr>
          <w:noProof/>
        </w:rPr>
        <w:t>3</w:t>
      </w:r>
      <w:r w:rsidR="006771B1">
        <w:fldChar w:fldCharType="end"/>
      </w:r>
      <w:r w:rsidR="006771B1">
        <w:rPr>
          <w:rFonts w:hint="eastAsia"/>
        </w:rPr>
        <w:t>）</w:t>
      </w:r>
      <w:r>
        <w:rPr>
          <w:rFonts w:hint="eastAsia"/>
        </w:rPr>
        <w:t>所示。</w:t>
      </w:r>
    </w:p>
    <w:p w14:paraId="672C67CA" w14:textId="13B29F91" w:rsidR="003E5245" w:rsidRPr="006771B1" w:rsidRDefault="003E5245" w:rsidP="003E5245">
      <w:pPr>
        <w:tabs>
          <w:tab w:val="center" w:pos="4156"/>
          <w:tab w:val="right" w:pos="10110"/>
        </w:tabs>
        <w:rPr>
          <w:vanish/>
          <w:specVanish/>
        </w:rPr>
      </w:pPr>
      <w:r>
        <w:tab/>
      </w:r>
      <m:oMath>
        <m:sSub>
          <m:sSubPr>
            <m:ctrlPr>
              <w:rPr>
                <w:rFonts w:ascii="Cambria Math" w:hAnsi="Cambria Math"/>
              </w:rPr>
            </m:ctrlPr>
          </m:sSubPr>
          <m:e>
            <m:r>
              <w:rPr>
                <w:rFonts w:ascii="Cambria Math" w:hAnsi="Cambria Math" w:hint="eastAsia"/>
              </w:rPr>
              <m:t>F</m:t>
            </m:r>
          </m:e>
          <m:sub>
            <m:r>
              <w:rPr>
                <w:rFonts w:ascii="Cambria Math" w:hAnsi="Cambria Math"/>
              </w:rPr>
              <m:t>base</m:t>
            </m:r>
          </m:sub>
        </m:sSub>
        <m:d>
          <m:dPr>
            <m:ctrlPr>
              <w:rPr>
                <w:rFonts w:ascii="Cambria Math" w:hAnsi="Cambria Math"/>
                <w:i/>
              </w:rPr>
            </m:ctrlPr>
          </m:dPr>
          <m:e>
            <m:r>
              <w:rPr>
                <w:rFonts w:ascii="Cambria Math" w:hAnsi="Cambria Math"/>
              </w:rPr>
              <m:t>i</m:t>
            </m:r>
          </m:e>
        </m:d>
        <m:r>
          <w:rPr>
            <w:rFonts w:ascii="Cambria Math" w:hAnsi="Cambria Math"/>
          </w:rPr>
          <m:t>=</m:t>
        </m:r>
        <m:r>
          <m:rPr>
            <m:sty m:val="p"/>
          </m:rPr>
          <w:rPr>
            <w:rFonts w:ascii="Cambria Math" w:hAnsi="Cambria Math"/>
          </w:rPr>
          <m:t>max⁡{abs</m:t>
        </m:r>
        <m:r>
          <w:rPr>
            <w:rFonts w:ascii="Cambria Math" w:hAnsi="Cambria Math"/>
          </w:rPr>
          <m:t>[</m:t>
        </m:r>
        <m:sSub>
          <m:sSubPr>
            <m:ctrlPr>
              <w:rPr>
                <w:rFonts w:ascii="Cambria Math" w:hAnsi="Cambria Math"/>
                <w:i/>
              </w:rPr>
            </m:ctrlPr>
          </m:sSubPr>
          <m:e>
            <m:r>
              <w:rPr>
                <w:rFonts w:ascii="Cambria Math" w:hAnsi="Cambria Math" w:hint="eastAsia"/>
              </w:rPr>
              <m:t>F</m:t>
            </m:r>
          </m:e>
          <m:sub>
            <m:r>
              <w:rPr>
                <w:rFonts w:ascii="Cambria Math" w:hAnsi="Cambria Math"/>
              </w:rPr>
              <m:t>p</m:t>
            </m:r>
          </m:sub>
        </m:sSub>
        <m:d>
          <m:dPr>
            <m:ctrlPr>
              <w:rPr>
                <w:rFonts w:ascii="Cambria Math" w:hAnsi="Cambria Math"/>
                <w:i/>
              </w:rPr>
            </m:ctrlPr>
          </m:dPr>
          <m:e>
            <m:r>
              <w:rPr>
                <w:rFonts w:ascii="Cambria Math" w:hAnsi="Cambria Math"/>
              </w:rPr>
              <m:t>i-30:i</m:t>
            </m:r>
          </m:e>
        </m:d>
        <m:r>
          <w:rPr>
            <w:rFonts w:ascii="Cambria Math" w:hAnsi="Cambria Math"/>
          </w:rPr>
          <m:t>,</m:t>
        </m:r>
        <m:sSub>
          <m:sSubPr>
            <m:ctrlPr>
              <w:rPr>
                <w:rFonts w:ascii="Cambria Math" w:hAnsi="Cambria Math"/>
                <w:i/>
              </w:rPr>
            </m:ctrlPr>
          </m:sSubPr>
          <m:e>
            <m:r>
              <w:rPr>
                <w:rFonts w:ascii="Cambria Math" w:hAnsi="Cambria Math" w:hint="eastAsia"/>
              </w:rPr>
              <m:t>F</m:t>
            </m:r>
          </m:e>
          <m:sub>
            <m:r>
              <w:rPr>
                <w:rFonts w:ascii="Cambria Math" w:hAnsi="Cambria Math"/>
              </w:rPr>
              <m:t>p</m:t>
            </m:r>
          </m:sub>
        </m:sSub>
        <m:d>
          <m:dPr>
            <m:ctrlPr>
              <w:rPr>
                <w:rFonts w:ascii="Cambria Math" w:hAnsi="Cambria Math"/>
                <w:i/>
              </w:rPr>
            </m:ctrlPr>
          </m:dPr>
          <m:e>
            <m:r>
              <w:rPr>
                <w:rFonts w:ascii="Cambria Math" w:hAnsi="Cambria Math"/>
              </w:rPr>
              <m:t>i-30:i</m:t>
            </m:r>
          </m:e>
        </m:d>
        <m:r>
          <w:rPr>
            <w:rFonts w:ascii="Cambria Math" w:hAnsi="Cambria Math"/>
          </w:rPr>
          <m:t>]</m:t>
        </m:r>
      </m:oMath>
      <w:r>
        <w:tab/>
      </w:r>
    </w:p>
    <w:p w14:paraId="50D1AB9C" w14:textId="2762994B" w:rsidR="006771B1" w:rsidRDefault="006771B1" w:rsidP="006771B1">
      <w:pPr>
        <w:pStyle w:val="a3"/>
      </w:pPr>
      <w:r>
        <w:t xml:space="preserve"> </w:t>
      </w:r>
      <w:bookmarkStart w:id="21" w:name="_Ref532998949"/>
      <w:r>
        <w:rPr>
          <w:rFonts w:hint="eastAsia"/>
        </w:rPr>
        <w:t>（</w:t>
      </w:r>
      <w:r>
        <w:fldChar w:fldCharType="begin"/>
      </w:r>
      <w:r>
        <w:instrText xml:space="preserve"> SEQ </w:instrText>
      </w:r>
      <w:r>
        <w:instrText>公式</w:instrText>
      </w:r>
      <w:r>
        <w:instrText xml:space="preserve"> \* ARABIC </w:instrText>
      </w:r>
      <w:r>
        <w:fldChar w:fldCharType="separate"/>
      </w:r>
      <w:r>
        <w:rPr>
          <w:noProof/>
        </w:rPr>
        <w:t>3</w:t>
      </w:r>
      <w:r>
        <w:fldChar w:fldCharType="end"/>
      </w:r>
      <w:bookmarkEnd w:id="21"/>
      <w:r>
        <w:rPr>
          <w:rFonts w:hint="eastAsia"/>
        </w:rPr>
        <w:t>）</w:t>
      </w:r>
    </w:p>
    <w:p w14:paraId="2D96940A" w14:textId="6DA8E8D0" w:rsidR="003E5245" w:rsidRPr="006771B1" w:rsidRDefault="00DB4B53" w:rsidP="006771B1">
      <w:r>
        <w:rPr>
          <w:rFonts w:hint="eastAsia"/>
        </w:rPr>
        <w:t>公式中</w:t>
      </w:r>
      <m:oMath>
        <m:r>
          <w:rPr>
            <w:rFonts w:ascii="Cambria Math" w:hAnsi="Cambria Math"/>
          </w:rPr>
          <m:t>i</m:t>
        </m:r>
      </m:oMath>
      <w:r>
        <w:rPr>
          <w:rFonts w:hint="eastAsia"/>
        </w:rPr>
        <w:t>表示第</w:t>
      </w:r>
      <m:oMath>
        <m:r>
          <w:rPr>
            <w:rFonts w:ascii="Cambria Math" w:hAnsi="Cambria Math"/>
          </w:rPr>
          <m:t>i</m:t>
        </m:r>
      </m:oMath>
      <w:r>
        <w:rPr>
          <w:rFonts w:hint="eastAsia"/>
        </w:rPr>
        <w:t>个数据片段，</w:t>
      </w:r>
      <w:r w:rsidR="00FB79E1">
        <w:rPr>
          <w:rFonts w:hint="eastAsia"/>
        </w:rPr>
        <w:t>进而我们可以计算出</w:t>
      </w:r>
      <w:r w:rsidR="003E5245" w:rsidRPr="006771B1">
        <w:rPr>
          <w:rFonts w:hint="eastAsia"/>
        </w:rPr>
        <w:t>每个数据片段中的呼吸暂停次数</w:t>
      </w:r>
      <m:oMath>
        <m:sSub>
          <m:sSubPr>
            <m:ctrlPr>
              <w:rPr>
                <w:rFonts w:ascii="Cambria Math" w:hAnsi="Cambria Math"/>
              </w:rPr>
            </m:ctrlPr>
          </m:sSubPr>
          <m:e>
            <m:r>
              <w:rPr>
                <w:rFonts w:ascii="Cambria Math" w:hAnsi="Cambria Math" w:hint="eastAsia"/>
              </w:rPr>
              <m:t>f</m:t>
            </m:r>
            <m:ctrlPr>
              <w:rPr>
                <w:rFonts w:ascii="Cambria Math" w:hAnsi="Cambria Math" w:hint="eastAsia"/>
                <w:i/>
              </w:rPr>
            </m:ctrlPr>
          </m:e>
          <m:sub>
            <m:r>
              <w:rPr>
                <w:rFonts w:ascii="Cambria Math" w:hAnsi="Cambria Math"/>
              </w:rPr>
              <m:t>ap</m:t>
            </m:r>
          </m:sub>
        </m:sSub>
      </m:oMath>
      <w:r w:rsidR="003E5245" w:rsidRPr="006771B1">
        <w:rPr>
          <w:rFonts w:hint="eastAsia"/>
        </w:rPr>
        <w:t>、呼吸低通气次数</w:t>
      </w:r>
      <m:oMath>
        <m:sSub>
          <m:sSubPr>
            <m:ctrlPr>
              <w:rPr>
                <w:rFonts w:ascii="Cambria Math" w:hAnsi="Cambria Math"/>
              </w:rPr>
            </m:ctrlPr>
          </m:sSubPr>
          <m:e>
            <m:r>
              <w:rPr>
                <w:rFonts w:ascii="Cambria Math" w:hAnsi="Cambria Math" w:hint="eastAsia"/>
              </w:rPr>
              <m:t>f</m:t>
            </m:r>
          </m:e>
          <m:sub>
            <m:r>
              <w:rPr>
                <w:rFonts w:ascii="Cambria Math" w:eastAsia="MS Gothic" w:hAnsi="Cambria Math" w:cs="MS Gothic" w:hint="eastAsia"/>
              </w:rPr>
              <m:t>h</m:t>
            </m:r>
            <m:r>
              <w:rPr>
                <w:rFonts w:ascii="Cambria Math" w:hAnsi="Cambria Math" w:hint="eastAsia"/>
              </w:rPr>
              <m:t>a</m:t>
            </m:r>
          </m:sub>
        </m:sSub>
      </m:oMath>
      <w:r w:rsidR="003E5245" w:rsidRPr="006771B1">
        <w:rPr>
          <w:rFonts w:hint="eastAsia"/>
        </w:rPr>
        <w:t>与正常呼吸次数</w:t>
      </w:r>
      <m:oMath>
        <m:sSub>
          <m:sSubPr>
            <m:ctrlPr>
              <w:rPr>
                <w:rFonts w:ascii="Cambria Math" w:hAnsi="Cambria Math"/>
              </w:rPr>
            </m:ctrlPr>
          </m:sSubPr>
          <m:e>
            <m:r>
              <w:rPr>
                <w:rFonts w:ascii="Cambria Math" w:hAnsi="Cambria Math" w:hint="eastAsia"/>
              </w:rPr>
              <m:t>f</m:t>
            </m:r>
          </m:e>
          <m:sub>
            <m:r>
              <w:rPr>
                <w:rFonts w:ascii="Cambria Math" w:hAnsi="Cambria Math" w:hint="eastAsia"/>
              </w:rPr>
              <m:t>nor</m:t>
            </m:r>
          </m:sub>
        </m:sSub>
      </m:oMath>
      <w:r w:rsidR="003E5245" w:rsidRPr="006771B1">
        <w:rPr>
          <w:rFonts w:hint="eastAsia"/>
        </w:rPr>
        <w:t>，计算过程分别如公式</w:t>
      </w:r>
      <w:r w:rsidR="006771B1" w:rsidRPr="006771B1">
        <w:fldChar w:fldCharType="begin"/>
      </w:r>
      <w:r w:rsidR="006771B1" w:rsidRPr="006771B1">
        <w:instrText xml:space="preserve"> </w:instrText>
      </w:r>
      <w:r w:rsidR="006771B1" w:rsidRPr="006771B1">
        <w:rPr>
          <w:rFonts w:hint="eastAsia"/>
        </w:rPr>
        <w:instrText>REF _Ref532999053 \h</w:instrText>
      </w:r>
      <w:r w:rsidR="006771B1" w:rsidRPr="006771B1">
        <w:instrText xml:space="preserve"> </w:instrText>
      </w:r>
      <w:r w:rsidR="006771B1">
        <w:instrText xml:space="preserve"> \* MERGEFORMAT </w:instrText>
      </w:r>
      <w:r w:rsidR="006771B1" w:rsidRPr="006771B1">
        <w:fldChar w:fldCharType="separate"/>
      </w:r>
      <w:r w:rsidR="006771B1" w:rsidRPr="006771B1">
        <w:rPr>
          <w:rFonts w:hint="eastAsia"/>
        </w:rPr>
        <w:t>（</w:t>
      </w:r>
      <w:r w:rsidR="006771B1" w:rsidRPr="006771B1">
        <w:rPr>
          <w:noProof/>
        </w:rPr>
        <w:t>4</w:t>
      </w:r>
      <w:r w:rsidR="006771B1" w:rsidRPr="006771B1">
        <w:fldChar w:fldCharType="end"/>
      </w:r>
      <w:r w:rsidR="006771B1" w:rsidRPr="006771B1">
        <w:fldChar w:fldCharType="begin"/>
      </w:r>
      <w:r w:rsidR="006771B1" w:rsidRPr="006771B1">
        <w:instrText xml:space="preserve"> REF _Ref532999064 \h </w:instrText>
      </w:r>
      <w:r w:rsidR="006771B1">
        <w:instrText xml:space="preserve"> \* MERGEFORMAT </w:instrText>
      </w:r>
      <w:r w:rsidR="006771B1" w:rsidRPr="006771B1">
        <w:fldChar w:fldCharType="separate"/>
      </w:r>
      <w:r w:rsidR="006771B1" w:rsidRPr="006771B1">
        <w:rPr>
          <w:rFonts w:hint="eastAsia"/>
        </w:rPr>
        <w:t>-</w:t>
      </w:r>
      <w:r w:rsidR="006771B1" w:rsidRPr="006771B1">
        <w:rPr>
          <w:noProof/>
        </w:rPr>
        <w:t>6</w:t>
      </w:r>
      <w:r w:rsidR="006771B1" w:rsidRPr="006771B1">
        <w:fldChar w:fldCharType="end"/>
      </w:r>
      <w:r w:rsidR="006771B1" w:rsidRPr="006771B1">
        <w:rPr>
          <w:rFonts w:hint="eastAsia"/>
        </w:rPr>
        <w:t>）</w:t>
      </w:r>
      <w:r w:rsidR="003E5245" w:rsidRPr="006771B1">
        <w:rPr>
          <w:rFonts w:hint="eastAsia"/>
        </w:rPr>
        <w:t>所示。</w:t>
      </w:r>
    </w:p>
    <w:p w14:paraId="04BA0D71" w14:textId="34AFD1F7" w:rsidR="003E5245" w:rsidRPr="006771B1" w:rsidRDefault="003E5245" w:rsidP="003E5245">
      <w:pPr>
        <w:tabs>
          <w:tab w:val="center" w:pos="4156"/>
          <w:tab w:val="right" w:pos="10109"/>
        </w:tabs>
        <w:rPr>
          <w:vanish/>
          <w:specVanish/>
        </w:rPr>
      </w:pPr>
      <w:r>
        <w:tab/>
      </w:r>
      <m:oMath>
        <m:sSub>
          <m:sSubPr>
            <m:ctrlPr>
              <w:rPr>
                <w:rFonts w:ascii="Cambria Math" w:hAnsi="Cambria Math"/>
              </w:rPr>
            </m:ctrlPr>
          </m:sSubPr>
          <m:e>
            <m:r>
              <w:rPr>
                <w:rFonts w:ascii="Cambria Math" w:hAnsi="Cambria Math" w:hint="eastAsia"/>
              </w:rPr>
              <m:t>f</m:t>
            </m:r>
          </m:e>
          <m:sub>
            <m:r>
              <w:rPr>
                <w:rFonts w:ascii="Cambria Math" w:hAnsi="Cambria Math"/>
              </w:rPr>
              <m:t>ap</m:t>
            </m:r>
          </m:sub>
        </m:sSub>
        <m:d>
          <m:dPr>
            <m:ctrlPr>
              <w:rPr>
                <w:rFonts w:ascii="Cambria Math" w:hAnsi="Cambria Math"/>
                <w:i/>
              </w:rPr>
            </m:ctrlPr>
          </m:dPr>
          <m:e>
            <m:r>
              <w:rPr>
                <w:rFonts w:ascii="Cambria Math" w:hAnsi="Cambria Math"/>
              </w:rPr>
              <m:t>i</m:t>
            </m:r>
          </m:e>
        </m:d>
        <m:r>
          <w:rPr>
            <w:rFonts w:ascii="Cambria Math" w:hAnsi="Cambria Math"/>
          </w:rPr>
          <m:t>=FREQUENCY{</m:t>
        </m:r>
        <m:sSub>
          <m:sSubPr>
            <m:ctrlPr>
              <w:rPr>
                <w:rFonts w:ascii="Cambria Math" w:hAnsi="Cambria Math"/>
                <w:i/>
              </w:rPr>
            </m:ctrlPr>
          </m:sSubPr>
          <m:e>
            <m:r>
              <w:rPr>
                <w:rFonts w:ascii="Cambria Math" w:hAnsi="Cambria Math"/>
              </w:rPr>
              <m:t>F</m:t>
            </m:r>
          </m:e>
          <m:sub>
            <m:r>
              <w:rPr>
                <w:rFonts w:ascii="Cambria Math" w:hAnsi="Cambria Math"/>
              </w:rPr>
              <m:t>switch</m:t>
            </m:r>
          </m:sub>
        </m:sSub>
        <m:d>
          <m:dPr>
            <m:ctrlPr>
              <w:rPr>
                <w:rFonts w:ascii="Cambria Math" w:hAnsi="Cambria Math"/>
                <w:i/>
              </w:rPr>
            </m:ctrlPr>
          </m:dPr>
          <m:e>
            <m:r>
              <w:rPr>
                <w:rFonts w:ascii="Cambria Math" w:hAnsi="Cambria Math"/>
              </w:rPr>
              <m:t>i</m:t>
            </m:r>
          </m:e>
        </m:d>
        <m:r>
          <w:rPr>
            <w:rFonts w:ascii="Cambria Math" w:hAnsi="Cambria Math"/>
          </w:rPr>
          <m:t>&lt;</m:t>
        </m:r>
        <m:sSub>
          <m:sSubPr>
            <m:ctrlPr>
              <w:rPr>
                <w:rFonts w:ascii="Cambria Math" w:hAnsi="Cambria Math"/>
              </w:rPr>
            </m:ctrlPr>
          </m:sSubPr>
          <m:e>
            <m:r>
              <w:rPr>
                <w:rFonts w:ascii="Cambria Math" w:hAnsi="Cambria Math" w:hint="eastAsia"/>
              </w:rPr>
              <m:t>F</m:t>
            </m:r>
          </m:e>
          <m:sub>
            <m:r>
              <w:rPr>
                <w:rFonts w:ascii="Cambria Math" w:hAnsi="Cambria Math"/>
              </w:rPr>
              <m:t>base</m:t>
            </m:r>
          </m:sub>
        </m:sSub>
        <m:d>
          <m:dPr>
            <m:ctrlPr>
              <w:rPr>
                <w:rFonts w:ascii="Cambria Math" w:hAnsi="Cambria Math"/>
                <w:i/>
              </w:rPr>
            </m:ctrlPr>
          </m:dPr>
          <m:e>
            <m:r>
              <w:rPr>
                <w:rFonts w:ascii="Cambria Math" w:hAnsi="Cambria Math"/>
              </w:rPr>
              <m:t>i</m:t>
            </m:r>
          </m:e>
        </m:d>
        <m:r>
          <w:rPr>
            <w:rFonts w:ascii="Cambria Math" w:hAnsi="Cambria Math" w:hint="eastAsia"/>
          </w:rPr>
          <m:t>×</m:t>
        </m:r>
        <m:r>
          <w:rPr>
            <w:rFonts w:ascii="Cambria Math" w:hAnsi="Cambria Math"/>
          </w:rPr>
          <m:t>0</m:t>
        </m:r>
        <m:r>
          <w:rPr>
            <w:rFonts w:ascii="Cambria Math" w:hAnsi="Cambria Math" w:hint="eastAsia"/>
          </w:rPr>
          <m:t>.</m:t>
        </m:r>
        <m:r>
          <w:rPr>
            <w:rFonts w:ascii="Cambria Math" w:hAnsi="Cambria Math"/>
          </w:rPr>
          <m:t>3}</m:t>
        </m:r>
      </m:oMath>
      <w:r>
        <w:tab/>
      </w:r>
    </w:p>
    <w:p w14:paraId="3314EA41" w14:textId="69A654E5" w:rsidR="006771B1" w:rsidRDefault="006771B1" w:rsidP="006771B1">
      <w:pPr>
        <w:pStyle w:val="a3"/>
      </w:pPr>
      <w:bookmarkStart w:id="22" w:name="_Ref532999053"/>
      <w:r>
        <w:rPr>
          <w:rFonts w:hint="eastAsia"/>
        </w:rPr>
        <w:t>（</w:t>
      </w:r>
      <w:r>
        <w:fldChar w:fldCharType="begin"/>
      </w:r>
      <w:r>
        <w:instrText xml:space="preserve"> SEQ </w:instrText>
      </w:r>
      <w:r>
        <w:instrText>公式</w:instrText>
      </w:r>
      <w:r>
        <w:instrText xml:space="preserve"> \* ARABIC </w:instrText>
      </w:r>
      <w:r>
        <w:fldChar w:fldCharType="separate"/>
      </w:r>
      <w:r>
        <w:rPr>
          <w:noProof/>
        </w:rPr>
        <w:t>4</w:t>
      </w:r>
      <w:r>
        <w:fldChar w:fldCharType="end"/>
      </w:r>
      <w:bookmarkEnd w:id="22"/>
      <w:r>
        <w:rPr>
          <w:rFonts w:hint="eastAsia"/>
        </w:rPr>
        <w:t>）</w:t>
      </w:r>
    </w:p>
    <w:p w14:paraId="70A2584D" w14:textId="0AF9EAA1" w:rsidR="003E5245" w:rsidRPr="006771B1" w:rsidRDefault="003E5245" w:rsidP="003E5245">
      <w:pPr>
        <w:tabs>
          <w:tab w:val="center" w:pos="4156"/>
          <w:tab w:val="right" w:pos="10109"/>
        </w:tabs>
        <w:rPr>
          <w:vanish/>
          <w:specVanish/>
        </w:rPr>
      </w:pPr>
      <w:r>
        <w:tab/>
      </w:r>
      <m:oMath>
        <m:sSub>
          <m:sSubPr>
            <m:ctrlPr>
              <w:rPr>
                <w:rFonts w:ascii="Cambria Math" w:hAnsi="Cambria Math"/>
              </w:rPr>
            </m:ctrlPr>
          </m:sSubPr>
          <m:e>
            <m:r>
              <w:rPr>
                <w:rFonts w:ascii="Cambria Math" w:hAnsi="Cambria Math" w:hint="eastAsia"/>
              </w:rPr>
              <m:t>f</m:t>
            </m:r>
          </m:e>
          <m:sub>
            <m:r>
              <w:rPr>
                <w:rFonts w:ascii="Cambria Math" w:hAnsi="Cambria Math"/>
              </w:rPr>
              <m:t>ha</m:t>
            </m:r>
          </m:sub>
        </m:sSub>
        <m:d>
          <m:dPr>
            <m:ctrlPr>
              <w:rPr>
                <w:rFonts w:ascii="Cambria Math" w:hAnsi="Cambria Math"/>
                <w:i/>
              </w:rPr>
            </m:ctrlPr>
          </m:dPr>
          <m:e>
            <m:r>
              <w:rPr>
                <w:rFonts w:ascii="Cambria Math" w:hAnsi="Cambria Math"/>
              </w:rPr>
              <m:t>i</m:t>
            </m:r>
          </m:e>
        </m:d>
        <m:r>
          <w:rPr>
            <w:rFonts w:ascii="Cambria Math" w:hAnsi="Cambria Math"/>
          </w:rPr>
          <m:t>=FREQUENCY{</m:t>
        </m:r>
        <m:sSub>
          <m:sSubPr>
            <m:ctrlPr>
              <w:rPr>
                <w:rFonts w:ascii="Cambria Math" w:hAnsi="Cambria Math"/>
                <w:i/>
              </w:rPr>
            </m:ctrlPr>
          </m:sSubPr>
          <m:e>
            <m:r>
              <w:rPr>
                <w:rFonts w:ascii="Cambria Math" w:hAnsi="Cambria Math"/>
              </w:rPr>
              <m:t>F</m:t>
            </m:r>
          </m:e>
          <m:sub>
            <m:r>
              <w:rPr>
                <w:rFonts w:ascii="Cambria Math" w:hAnsi="Cambria Math"/>
              </w:rPr>
              <m:t>switch</m:t>
            </m:r>
          </m:sub>
        </m:sSub>
        <m:d>
          <m:dPr>
            <m:ctrlPr>
              <w:rPr>
                <w:rFonts w:ascii="Cambria Math" w:hAnsi="Cambria Math"/>
                <w:i/>
              </w:rPr>
            </m:ctrlPr>
          </m:dPr>
          <m:e>
            <m:r>
              <w:rPr>
                <w:rFonts w:ascii="Cambria Math" w:hAnsi="Cambria Math"/>
              </w:rPr>
              <m:t>i</m:t>
            </m:r>
          </m:e>
        </m:d>
        <m:r>
          <w:rPr>
            <w:rFonts w:ascii="Cambria Math" w:hAnsi="Cambria Math"/>
          </w:rPr>
          <m:t>&lt;</m:t>
        </m:r>
        <m:sSub>
          <m:sSubPr>
            <m:ctrlPr>
              <w:rPr>
                <w:rFonts w:ascii="Cambria Math" w:hAnsi="Cambria Math"/>
              </w:rPr>
            </m:ctrlPr>
          </m:sSubPr>
          <m:e>
            <m:r>
              <w:rPr>
                <w:rFonts w:ascii="Cambria Math" w:hAnsi="Cambria Math" w:hint="eastAsia"/>
              </w:rPr>
              <m:t>F</m:t>
            </m:r>
          </m:e>
          <m:sub>
            <m:r>
              <w:rPr>
                <w:rFonts w:ascii="Cambria Math" w:hAnsi="Cambria Math"/>
              </w:rPr>
              <m:t>base</m:t>
            </m:r>
          </m:sub>
        </m:sSub>
        <m:d>
          <m:dPr>
            <m:ctrlPr>
              <w:rPr>
                <w:rFonts w:ascii="Cambria Math" w:hAnsi="Cambria Math"/>
                <w:i/>
              </w:rPr>
            </m:ctrlPr>
          </m:dPr>
          <m:e>
            <m:r>
              <w:rPr>
                <w:rFonts w:ascii="Cambria Math" w:hAnsi="Cambria Math"/>
              </w:rPr>
              <m:t>i</m:t>
            </m:r>
          </m:e>
        </m:d>
        <m:r>
          <w:rPr>
            <w:rFonts w:ascii="Cambria Math" w:hAnsi="Cambria Math" w:hint="eastAsia"/>
          </w:rPr>
          <m:t>×</m:t>
        </m:r>
        <m:r>
          <w:rPr>
            <w:rFonts w:ascii="Cambria Math" w:hAnsi="Cambria Math"/>
          </w:rPr>
          <m:t>0</m:t>
        </m:r>
        <m:r>
          <w:rPr>
            <w:rFonts w:ascii="Cambria Math" w:hAnsi="Cambria Math" w:hint="eastAsia"/>
          </w:rPr>
          <m:t>.</m:t>
        </m:r>
        <m:r>
          <w:rPr>
            <w:rFonts w:ascii="Cambria Math" w:hAnsi="Cambria Math"/>
          </w:rPr>
          <m:t>7}</m:t>
        </m:r>
      </m:oMath>
      <w:r>
        <w:tab/>
      </w:r>
    </w:p>
    <w:p w14:paraId="234CC883" w14:textId="030922BE" w:rsidR="006771B1" w:rsidRDefault="006771B1" w:rsidP="006771B1">
      <w:pPr>
        <w:pStyle w:val="a3"/>
      </w:pPr>
      <w:r>
        <w:rPr>
          <w:rFonts w:hint="eastAsia"/>
        </w:rPr>
        <w:t>（</w:t>
      </w:r>
      <w:r>
        <w:fldChar w:fldCharType="begin"/>
      </w:r>
      <w:r>
        <w:instrText xml:space="preserve"> SEQ </w:instrText>
      </w:r>
      <w:r>
        <w:instrText>公式</w:instrText>
      </w:r>
      <w:r>
        <w:instrText xml:space="preserve"> \* ARABIC </w:instrText>
      </w:r>
      <w:r>
        <w:fldChar w:fldCharType="separate"/>
      </w:r>
      <w:r>
        <w:rPr>
          <w:noProof/>
        </w:rPr>
        <w:t>5</w:t>
      </w:r>
      <w:r>
        <w:fldChar w:fldCharType="end"/>
      </w:r>
      <w:r>
        <w:rPr>
          <w:rFonts w:hint="eastAsia"/>
        </w:rPr>
        <w:t>）</w:t>
      </w:r>
    </w:p>
    <w:p w14:paraId="1F228147" w14:textId="5A4D96B1" w:rsidR="003E5245" w:rsidRPr="006771B1" w:rsidRDefault="003E5245" w:rsidP="003E5245">
      <w:pPr>
        <w:tabs>
          <w:tab w:val="center" w:pos="4156"/>
          <w:tab w:val="right" w:pos="10109"/>
        </w:tabs>
        <w:rPr>
          <w:vanish/>
          <w:specVanish/>
        </w:rPr>
      </w:pPr>
      <w:r>
        <w:tab/>
      </w:r>
      <m:oMath>
        <m:sSub>
          <m:sSubPr>
            <m:ctrlPr>
              <w:rPr>
                <w:rFonts w:ascii="Cambria Math" w:hAnsi="Cambria Math"/>
              </w:rPr>
            </m:ctrlPr>
          </m:sSubPr>
          <m:e>
            <m:r>
              <w:rPr>
                <w:rFonts w:ascii="Cambria Math" w:hAnsi="Cambria Math" w:hint="eastAsia"/>
              </w:rPr>
              <m:t>f</m:t>
            </m:r>
          </m:e>
          <m:sub>
            <m:r>
              <w:rPr>
                <w:rFonts w:ascii="Cambria Math" w:hAnsi="Cambria Math"/>
              </w:rPr>
              <m:t>nor</m:t>
            </m:r>
          </m:sub>
        </m:sSub>
        <m:d>
          <m:dPr>
            <m:ctrlPr>
              <w:rPr>
                <w:rFonts w:ascii="Cambria Math" w:hAnsi="Cambria Math"/>
                <w:i/>
              </w:rPr>
            </m:ctrlPr>
          </m:dPr>
          <m:e>
            <m:r>
              <w:rPr>
                <w:rFonts w:ascii="Cambria Math" w:hAnsi="Cambria Math"/>
              </w:rPr>
              <m:t>i</m:t>
            </m:r>
          </m:e>
        </m:d>
        <m:r>
          <w:rPr>
            <w:rFonts w:ascii="Cambria Math" w:hAnsi="Cambria Math"/>
          </w:rPr>
          <m:t>=FREQUENCY{</m:t>
        </m:r>
        <m:sSub>
          <m:sSubPr>
            <m:ctrlPr>
              <w:rPr>
                <w:rFonts w:ascii="Cambria Math" w:hAnsi="Cambria Math"/>
                <w:i/>
              </w:rPr>
            </m:ctrlPr>
          </m:sSubPr>
          <m:e>
            <m:r>
              <w:rPr>
                <w:rFonts w:ascii="Cambria Math" w:hAnsi="Cambria Math"/>
              </w:rPr>
              <m:t>F</m:t>
            </m:r>
          </m:e>
          <m:sub>
            <m:r>
              <w:rPr>
                <w:rFonts w:ascii="Cambria Math" w:hAnsi="Cambria Math"/>
              </w:rPr>
              <m:t>switch</m:t>
            </m:r>
          </m:sub>
        </m:sSub>
        <m:d>
          <m:dPr>
            <m:ctrlPr>
              <w:rPr>
                <w:rFonts w:ascii="Cambria Math" w:hAnsi="Cambria Math"/>
                <w:i/>
              </w:rPr>
            </m:ctrlPr>
          </m:dPr>
          <m:e>
            <m:r>
              <w:rPr>
                <w:rFonts w:ascii="Cambria Math" w:hAnsi="Cambria Math"/>
              </w:rPr>
              <m:t>i</m:t>
            </m:r>
          </m:e>
        </m:d>
        <m:r>
          <w:rPr>
            <w:rFonts w:ascii="Cambria Math" w:hAnsi="Cambria Math"/>
          </w:rPr>
          <m:t>&gt;</m:t>
        </m:r>
        <m:sSub>
          <m:sSubPr>
            <m:ctrlPr>
              <w:rPr>
                <w:rFonts w:ascii="Cambria Math" w:hAnsi="Cambria Math"/>
              </w:rPr>
            </m:ctrlPr>
          </m:sSubPr>
          <m:e>
            <m:r>
              <w:rPr>
                <w:rFonts w:ascii="Cambria Math" w:hAnsi="Cambria Math" w:hint="eastAsia"/>
              </w:rPr>
              <m:t>F</m:t>
            </m:r>
          </m:e>
          <m:sub>
            <m:r>
              <w:rPr>
                <w:rFonts w:ascii="Cambria Math" w:hAnsi="Cambria Math"/>
              </w:rPr>
              <m:t>base</m:t>
            </m:r>
          </m:sub>
        </m:sSub>
        <m:d>
          <m:dPr>
            <m:ctrlPr>
              <w:rPr>
                <w:rFonts w:ascii="Cambria Math" w:hAnsi="Cambria Math"/>
                <w:i/>
              </w:rPr>
            </m:ctrlPr>
          </m:dPr>
          <m:e>
            <m:r>
              <w:rPr>
                <w:rFonts w:ascii="Cambria Math" w:hAnsi="Cambria Math"/>
              </w:rPr>
              <m:t>i</m:t>
            </m:r>
          </m:e>
        </m:d>
        <m:r>
          <w:rPr>
            <w:rFonts w:ascii="Cambria Math" w:hAnsi="Cambria Math" w:hint="eastAsia"/>
          </w:rPr>
          <m:t>×</m:t>
        </m:r>
        <m:r>
          <w:rPr>
            <w:rFonts w:ascii="Cambria Math" w:hAnsi="Cambria Math"/>
          </w:rPr>
          <m:t>0</m:t>
        </m:r>
        <m:r>
          <w:rPr>
            <w:rFonts w:ascii="Cambria Math" w:hAnsi="Cambria Math" w:hint="eastAsia"/>
          </w:rPr>
          <m:t>.</m:t>
        </m:r>
        <m:r>
          <w:rPr>
            <w:rFonts w:ascii="Cambria Math" w:hAnsi="Cambria Math"/>
          </w:rPr>
          <m:t>85}</m:t>
        </m:r>
      </m:oMath>
      <w:r>
        <w:tab/>
      </w:r>
    </w:p>
    <w:p w14:paraId="0DE86283" w14:textId="6C0F5127" w:rsidR="006771B1" w:rsidRDefault="006771B1" w:rsidP="006771B1">
      <w:pPr>
        <w:pStyle w:val="a3"/>
      </w:pPr>
      <w:bookmarkStart w:id="23" w:name="_Ref532999064"/>
      <w:r>
        <w:rPr>
          <w:rFonts w:hint="eastAsia"/>
        </w:rPr>
        <w:t>（</w:t>
      </w:r>
      <w:r>
        <w:fldChar w:fldCharType="begin"/>
      </w:r>
      <w:r>
        <w:instrText xml:space="preserve"> SEQ </w:instrText>
      </w:r>
      <w:r>
        <w:instrText>公式</w:instrText>
      </w:r>
      <w:r>
        <w:instrText xml:space="preserve"> \* ARABIC </w:instrText>
      </w:r>
      <w:r>
        <w:fldChar w:fldCharType="separate"/>
      </w:r>
      <w:r>
        <w:rPr>
          <w:noProof/>
        </w:rPr>
        <w:t>6</w:t>
      </w:r>
      <w:r>
        <w:fldChar w:fldCharType="end"/>
      </w:r>
      <w:bookmarkEnd w:id="23"/>
      <w:r>
        <w:rPr>
          <w:rFonts w:hint="eastAsia"/>
        </w:rPr>
        <w:t>）</w:t>
      </w:r>
      <w:r>
        <w:t xml:space="preserve"> </w:t>
      </w:r>
    </w:p>
    <w:p w14:paraId="09C64BA6" w14:textId="381677F2" w:rsidR="003E5245" w:rsidRPr="00451BDE" w:rsidRDefault="00A86AE5" w:rsidP="003E5245">
      <w:pPr>
        <w:tabs>
          <w:tab w:val="center" w:pos="4156"/>
          <w:tab w:val="right" w:pos="10109"/>
        </w:tabs>
      </w:pPr>
      <w:r>
        <w:rPr>
          <w:rFonts w:hint="eastAsia"/>
        </w:rPr>
        <w:t>因为SAHS患者在睡眠时呼吸道存在堵塞，所以呼吸的频率成分会发生变化，</w:t>
      </w:r>
      <w:r w:rsidR="00110255">
        <w:rPr>
          <w:rFonts w:hint="eastAsia"/>
        </w:rPr>
        <w:t>非SAHS流量信号</w:t>
      </w:r>
      <w:r>
        <w:rPr>
          <w:rFonts w:hint="eastAsia"/>
        </w:rPr>
        <w:t>频率谱会在0-</w:t>
      </w:r>
      <w:r>
        <w:t>2</w:t>
      </w:r>
      <w:r>
        <w:rPr>
          <w:rFonts w:hint="eastAsia"/>
        </w:rPr>
        <w:t>Hz有一个明显的主峰，</w:t>
      </w:r>
      <w:r w:rsidR="003E5245">
        <w:rPr>
          <w:rFonts w:hint="eastAsia"/>
        </w:rPr>
        <w:t>而</w:t>
      </w:r>
      <w:r>
        <w:rPr>
          <w:rFonts w:hint="eastAsia"/>
        </w:rPr>
        <w:t>SAHS</w:t>
      </w:r>
      <w:r w:rsidR="003E5245">
        <w:rPr>
          <w:rFonts w:hint="eastAsia"/>
        </w:rPr>
        <w:t>患者在受到SAHS事件影响之后呼吸</w:t>
      </w:r>
      <w:r w:rsidR="00110255">
        <w:rPr>
          <w:rFonts w:hint="eastAsia"/>
        </w:rPr>
        <w:t>频谱</w:t>
      </w:r>
      <w:r w:rsidR="003E5245">
        <w:rPr>
          <w:rFonts w:hint="eastAsia"/>
        </w:rPr>
        <w:t>会发生紊乱，所以我们</w:t>
      </w:r>
      <w:r w:rsidR="00110255">
        <w:rPr>
          <w:rFonts w:hint="eastAsia"/>
        </w:rPr>
        <w:t>将</w:t>
      </w:r>
      <w:r w:rsidR="003E5245">
        <w:rPr>
          <w:rFonts w:hint="eastAsia"/>
        </w:rPr>
        <w:t>流量信号频谱在</w:t>
      </w:r>
      <w:r>
        <w:rPr>
          <w:rFonts w:hint="eastAsia"/>
        </w:rPr>
        <w:t>该</w:t>
      </w:r>
      <w:r w:rsidR="003E5245">
        <w:rPr>
          <w:rFonts w:hint="eastAsia"/>
        </w:rPr>
        <w:t>频段</w:t>
      </w:r>
      <w:r>
        <w:rPr>
          <w:rFonts w:hint="eastAsia"/>
        </w:rPr>
        <w:t>内</w:t>
      </w:r>
      <w:r w:rsidR="003E5245">
        <w:rPr>
          <w:rFonts w:hint="eastAsia"/>
        </w:rPr>
        <w:t>的频率谱峰度作为另外一个特征。</w:t>
      </w:r>
    </w:p>
    <w:p w14:paraId="1750E464" w14:textId="77777777" w:rsidR="003E5245" w:rsidRDefault="003E5245" w:rsidP="003E5245">
      <w:pPr>
        <w:tabs>
          <w:tab w:val="center" w:pos="4156"/>
          <w:tab w:val="right" w:pos="10109"/>
        </w:tabs>
        <w:rPr>
          <w:b/>
        </w:rPr>
      </w:pPr>
      <w:r>
        <w:rPr>
          <w:rFonts w:hint="eastAsia"/>
          <w:b/>
        </w:rPr>
        <w:t>2）血氧特征集合</w:t>
      </w:r>
    </w:p>
    <w:p w14:paraId="155695F0" w14:textId="7010B8AA" w:rsidR="003E5245" w:rsidRDefault="006F2327" w:rsidP="003E5245">
      <w:r>
        <w:rPr>
          <w:rFonts w:hint="eastAsia"/>
        </w:rPr>
        <w:t>因为SAHS事件的影响</w:t>
      </w:r>
      <w:r w:rsidR="00991E30">
        <w:rPr>
          <w:rFonts w:hint="eastAsia"/>
        </w:rPr>
        <w:t>SAHS患者的血氧通道信号中</w:t>
      </w:r>
      <w:r>
        <w:rPr>
          <w:rFonts w:hint="eastAsia"/>
        </w:rPr>
        <w:t>会</w:t>
      </w:r>
      <w:r w:rsidR="00991E30">
        <w:rPr>
          <w:rFonts w:hint="eastAsia"/>
        </w:rPr>
        <w:t>存在着明显的波动，</w:t>
      </w:r>
      <w:r w:rsidR="00505121">
        <w:rPr>
          <w:rFonts w:hint="eastAsia"/>
        </w:rPr>
        <w:t>所以</w:t>
      </w:r>
      <w:r w:rsidR="003E5245">
        <w:rPr>
          <w:rFonts w:hint="eastAsia"/>
        </w:rPr>
        <w:t>我们</w:t>
      </w:r>
      <w:r w:rsidR="00505121">
        <w:rPr>
          <w:rFonts w:hint="eastAsia"/>
        </w:rPr>
        <w:t>首先</w:t>
      </w:r>
      <w:r w:rsidR="003E5245">
        <w:rPr>
          <w:rFonts w:hint="eastAsia"/>
        </w:rPr>
        <w:t>计算了</w:t>
      </w:r>
      <w:r w:rsidR="00477522">
        <w:rPr>
          <w:rFonts w:hint="eastAsia"/>
        </w:rPr>
        <w:t>每个数据片段的血氧</w:t>
      </w:r>
      <w:r w:rsidR="003E5245">
        <w:rPr>
          <w:rFonts w:hint="eastAsia"/>
        </w:rPr>
        <w:t>标准差</w:t>
      </w:r>
      <m:oMath>
        <m:sSub>
          <m:sSubPr>
            <m:ctrlPr>
              <w:rPr>
                <w:rFonts w:ascii="Cambria Math" w:hAnsi="Cambria Math"/>
              </w:rPr>
            </m:ctrlPr>
          </m:sSubPr>
          <m:e>
            <m:r>
              <w:rPr>
                <w:rFonts w:ascii="Cambria Math" w:hAnsi="Cambria Math"/>
              </w:rPr>
              <m:t>sp</m:t>
            </m:r>
          </m:e>
          <m:sub>
            <m:r>
              <w:rPr>
                <w:rFonts w:ascii="Cambria Math" w:hAnsi="Cambria Math"/>
              </w:rPr>
              <m:t>std</m:t>
            </m:r>
          </m:sub>
        </m:sSub>
      </m:oMath>
      <w:r w:rsidR="003E5245">
        <w:rPr>
          <w:rFonts w:hint="eastAsia"/>
        </w:rPr>
        <w:t>、极差</w:t>
      </w:r>
      <m:oMath>
        <m:sSub>
          <m:sSubPr>
            <m:ctrlPr>
              <w:rPr>
                <w:rFonts w:ascii="Cambria Math" w:hAnsi="Cambria Math"/>
              </w:rPr>
            </m:ctrlPr>
          </m:sSubPr>
          <m:e>
            <m:r>
              <w:rPr>
                <w:rFonts w:ascii="Cambria Math" w:hAnsi="Cambria Math"/>
              </w:rPr>
              <m:t>sp</m:t>
            </m:r>
          </m:e>
          <m:sub>
            <m:r>
              <w:rPr>
                <w:rFonts w:ascii="Cambria Math" w:hAnsi="Cambria Math"/>
              </w:rPr>
              <m:t>ran</m:t>
            </m:r>
          </m:sub>
        </m:sSub>
      </m:oMath>
      <w:r w:rsidR="003E5245">
        <w:rPr>
          <w:rFonts w:hint="eastAsia"/>
        </w:rPr>
        <w:t>，同时计算了数据片段内血氧信号的总体变化斜率</w:t>
      </w:r>
      <m:oMath>
        <m:sSub>
          <m:sSubPr>
            <m:ctrlPr>
              <w:rPr>
                <w:rFonts w:ascii="Cambria Math" w:hAnsi="Cambria Math"/>
              </w:rPr>
            </m:ctrlPr>
          </m:sSubPr>
          <m:e>
            <m:r>
              <w:rPr>
                <w:rFonts w:ascii="Cambria Math" w:hAnsi="Cambria Math"/>
              </w:rPr>
              <m:t>sp</m:t>
            </m:r>
          </m:e>
          <m:sub>
            <m:r>
              <w:rPr>
                <w:rFonts w:ascii="Cambria Math" w:hAnsi="Cambria Math" w:hint="eastAsia"/>
              </w:rPr>
              <m:t>slope</m:t>
            </m:r>
          </m:sub>
        </m:sSub>
      </m:oMath>
      <w:r w:rsidR="003E5245">
        <w:rPr>
          <w:rFonts w:hint="eastAsia"/>
        </w:rPr>
        <w:t>作为血氧</w:t>
      </w:r>
      <w:r>
        <w:rPr>
          <w:rFonts w:hint="eastAsia"/>
        </w:rPr>
        <w:t>走势的一个特征</w:t>
      </w:r>
      <w:r w:rsidR="003E5245">
        <w:rPr>
          <w:rFonts w:hint="eastAsia"/>
        </w:rPr>
        <w:t>。除此之外我们还计算了数据片段内血氧信号低于</w:t>
      </w:r>
      <w:del w:id="24" w:author="sunset" w:date="2018-12-24T09:36:00Z">
        <w:r w:rsidR="003E5245">
          <w:rPr>
            <w:rFonts w:hint="eastAsia"/>
          </w:rPr>
          <w:delText>%</w:delText>
        </w:r>
      </w:del>
      <w:r w:rsidR="003E5245">
        <w:t>92</w:t>
      </w:r>
      <w:ins w:id="25" w:author="sunset" w:date="2018-12-24T09:36:00Z">
        <w:r w:rsidR="006403B5">
          <w:rPr>
            <w:rFonts w:hint="eastAsia"/>
          </w:rPr>
          <w:t>%</w:t>
        </w:r>
      </w:ins>
      <w:r w:rsidR="003E5245">
        <w:rPr>
          <w:rFonts w:hint="eastAsia"/>
        </w:rPr>
        <w:t>与</w:t>
      </w:r>
      <w:del w:id="26" w:author="sunset" w:date="2018-12-24T09:36:00Z">
        <w:r w:rsidR="003E5245">
          <w:rPr>
            <w:rFonts w:hint="eastAsia"/>
          </w:rPr>
          <w:delText>%</w:delText>
        </w:r>
      </w:del>
      <w:r w:rsidR="003E5245">
        <w:t>91</w:t>
      </w:r>
      <w:ins w:id="27" w:author="sunset" w:date="2018-12-24T09:36:00Z">
        <w:r w:rsidR="006403B5">
          <w:rPr>
            <w:rFonts w:hint="eastAsia"/>
          </w:rPr>
          <w:t>%</w:t>
        </w:r>
      </w:ins>
      <w:r w:rsidR="003E5245">
        <w:rPr>
          <w:rFonts w:hint="eastAsia"/>
        </w:rPr>
        <w:t>水平的持续时间作为另外两个特征。</w:t>
      </w:r>
      <w:r w:rsidR="00965715">
        <w:rPr>
          <w:rFonts w:hint="eastAsia"/>
        </w:rPr>
        <w:t>为了捕捉到血氧欠饱和程度这一特征，</w:t>
      </w:r>
      <w:r w:rsidR="003E5245">
        <w:rPr>
          <w:rFonts w:hint="eastAsia"/>
        </w:rPr>
        <w:t>我</w:t>
      </w:r>
      <w:r w:rsidR="003E5245">
        <w:rPr>
          <w:rFonts w:hint="eastAsia"/>
        </w:rPr>
        <w:lastRenderedPageBreak/>
        <w:t>们同样</w:t>
      </w:r>
      <w:r w:rsidR="00965715">
        <w:rPr>
          <w:rFonts w:hint="eastAsia"/>
        </w:rPr>
        <w:t>每隔</w:t>
      </w:r>
      <w:r w:rsidR="003E5245">
        <w:rPr>
          <w:rFonts w:hint="eastAsia"/>
        </w:rPr>
        <w:t>3</w:t>
      </w:r>
      <w:r w:rsidR="003E5245">
        <w:t>0</w:t>
      </w:r>
      <w:r w:rsidR="003E5245">
        <w:rPr>
          <w:rFonts w:hint="eastAsia"/>
        </w:rPr>
        <w:t>秒钟的时间计算一次血氧的基线，计算过程如公式</w:t>
      </w:r>
      <w:r w:rsidR="006771B1">
        <w:fldChar w:fldCharType="begin"/>
      </w:r>
      <w:r w:rsidR="006771B1">
        <w:instrText xml:space="preserve"> </w:instrText>
      </w:r>
      <w:r w:rsidR="006771B1">
        <w:rPr>
          <w:rFonts w:hint="eastAsia"/>
        </w:rPr>
        <w:instrText>REF _Ref532999309 \h</w:instrText>
      </w:r>
      <w:r w:rsidR="006771B1">
        <w:instrText xml:space="preserve"> </w:instrText>
      </w:r>
      <w:r w:rsidR="006771B1">
        <w:fldChar w:fldCharType="separate"/>
      </w:r>
      <w:r w:rsidR="006771B1">
        <w:rPr>
          <w:rFonts w:hint="eastAsia"/>
        </w:rPr>
        <w:t>（</w:t>
      </w:r>
      <w:r w:rsidR="006771B1">
        <w:rPr>
          <w:noProof/>
        </w:rPr>
        <w:t>7</w:t>
      </w:r>
      <w:r w:rsidR="006771B1">
        <w:fldChar w:fldCharType="end"/>
      </w:r>
      <w:r w:rsidR="006771B1">
        <w:rPr>
          <w:rFonts w:hint="eastAsia"/>
        </w:rPr>
        <w:t>）、</w:t>
      </w:r>
      <w:r w:rsidR="006771B1">
        <w:fldChar w:fldCharType="begin"/>
      </w:r>
      <w:r w:rsidR="006771B1">
        <w:instrText xml:space="preserve"> </w:instrText>
      </w:r>
      <w:r w:rsidR="006771B1">
        <w:rPr>
          <w:rFonts w:hint="eastAsia"/>
        </w:rPr>
        <w:instrText>REF _Ref532999320 \h</w:instrText>
      </w:r>
      <w:r w:rsidR="006771B1">
        <w:instrText xml:space="preserve"> </w:instrText>
      </w:r>
      <w:r w:rsidR="006771B1">
        <w:fldChar w:fldCharType="separate"/>
      </w:r>
      <w:r w:rsidR="006771B1">
        <w:rPr>
          <w:rFonts w:hint="eastAsia"/>
        </w:rPr>
        <w:t>（</w:t>
      </w:r>
      <w:r w:rsidR="006771B1">
        <w:rPr>
          <w:noProof/>
        </w:rPr>
        <w:t>8</w:t>
      </w:r>
      <w:r w:rsidR="006771B1">
        <w:fldChar w:fldCharType="end"/>
      </w:r>
      <w:r w:rsidR="006771B1">
        <w:rPr>
          <w:rFonts w:hint="eastAsia"/>
        </w:rPr>
        <w:t>）</w:t>
      </w:r>
      <w:r w:rsidR="003E5245">
        <w:rPr>
          <w:rFonts w:hint="eastAsia"/>
        </w:rPr>
        <w:t>所示。</w:t>
      </w:r>
    </w:p>
    <w:p w14:paraId="2624C2B9" w14:textId="77777777" w:rsidR="006771B1" w:rsidRPr="006771B1" w:rsidRDefault="003E5245" w:rsidP="006771B1">
      <w:pPr>
        <w:tabs>
          <w:tab w:val="center" w:pos="4156"/>
          <w:tab w:val="right" w:pos="10109"/>
        </w:tabs>
        <w:rPr>
          <w:vanish/>
          <w:specVanish/>
        </w:rPr>
      </w:pPr>
      <w:r>
        <w:tab/>
      </w:r>
      <m:oMath>
        <m:sSub>
          <m:sSubPr>
            <m:ctrlPr>
              <w:rPr>
                <w:rFonts w:ascii="Cambria Math" w:hAnsi="Cambria Math"/>
              </w:rPr>
            </m:ctrlPr>
          </m:sSubPr>
          <m:e>
            <m:r>
              <w:rPr>
                <w:rFonts w:ascii="Cambria Math" w:hAnsi="Cambria Math" w:hint="eastAsia"/>
              </w:rPr>
              <m:t>Sp</m:t>
            </m:r>
          </m:e>
          <m:sub>
            <m:r>
              <w:rPr>
                <w:rFonts w:ascii="Cambria Math" w:hAnsi="Cambria Math"/>
              </w:rPr>
              <m:t>base1</m:t>
            </m:r>
          </m:sub>
        </m:sSub>
        <m:d>
          <m:dPr>
            <m:ctrlPr>
              <w:rPr>
                <w:rFonts w:ascii="Cambria Math" w:hAnsi="Cambria Math"/>
                <w:i/>
              </w:rPr>
            </m:ctrlPr>
          </m:dPr>
          <m:e>
            <m:r>
              <w:rPr>
                <w:rFonts w:ascii="Cambria Math" w:hAnsi="Cambria Math"/>
              </w:rPr>
              <m:t>i</m:t>
            </m:r>
          </m:e>
        </m:d>
        <m:r>
          <w:rPr>
            <w:rFonts w:ascii="Cambria Math" w:hAnsi="Cambria Math"/>
          </w:rPr>
          <m:t>=</m:t>
        </m:r>
        <m:r>
          <m:rPr>
            <m:sty m:val="p"/>
          </m:rPr>
          <w:rPr>
            <w:rFonts w:ascii="Cambria Math" w:hAnsi="Cambria Math"/>
          </w:rPr>
          <m:t>max⁡</m:t>
        </m:r>
        <m:r>
          <w:rPr>
            <w:rFonts w:ascii="Cambria Math" w:hAnsi="Cambria Math"/>
          </w:rPr>
          <m:t>[Sp</m:t>
        </m:r>
        <m:d>
          <m:dPr>
            <m:ctrlPr>
              <w:rPr>
                <w:rFonts w:ascii="Cambria Math" w:hAnsi="Cambria Math"/>
                <w:i/>
              </w:rPr>
            </m:ctrlPr>
          </m:dPr>
          <m:e>
            <m:r>
              <w:rPr>
                <w:rFonts w:ascii="Cambria Math" w:hAnsi="Cambria Math"/>
              </w:rPr>
              <m:t>i-30:i</m:t>
            </m:r>
          </m:e>
        </m:d>
        <m:r>
          <w:rPr>
            <w:rFonts w:ascii="Cambria Math" w:hAnsi="Cambria Math"/>
          </w:rPr>
          <m:t>]</m:t>
        </m:r>
      </m:oMath>
      <w:r>
        <w:tab/>
      </w:r>
    </w:p>
    <w:p w14:paraId="35C2E836" w14:textId="76AEF731" w:rsidR="003E5245" w:rsidRDefault="006771B1" w:rsidP="006771B1">
      <w:pPr>
        <w:pStyle w:val="a3"/>
        <w:ind w:firstLineChars="200" w:firstLine="400"/>
      </w:pPr>
      <w:bookmarkStart w:id="28" w:name="_Ref532999309"/>
      <w:r>
        <w:rPr>
          <w:rFonts w:hint="eastAsia"/>
        </w:rPr>
        <w:t>（</w:t>
      </w:r>
      <w:r>
        <w:fldChar w:fldCharType="begin"/>
      </w:r>
      <w:r>
        <w:instrText xml:space="preserve"> SEQ </w:instrText>
      </w:r>
      <w:r>
        <w:instrText>公式</w:instrText>
      </w:r>
      <w:r>
        <w:instrText xml:space="preserve"> \* ARABIC </w:instrText>
      </w:r>
      <w:r>
        <w:fldChar w:fldCharType="separate"/>
      </w:r>
      <w:r>
        <w:rPr>
          <w:noProof/>
        </w:rPr>
        <w:t>7</w:t>
      </w:r>
      <w:r>
        <w:fldChar w:fldCharType="end"/>
      </w:r>
      <w:bookmarkEnd w:id="28"/>
      <w:r>
        <w:rPr>
          <w:rFonts w:hint="eastAsia"/>
        </w:rPr>
        <w:t>）</w:t>
      </w:r>
    </w:p>
    <w:p w14:paraId="50922F9A" w14:textId="77777777" w:rsidR="006771B1" w:rsidRPr="006771B1" w:rsidRDefault="003E5245" w:rsidP="006771B1">
      <w:pPr>
        <w:tabs>
          <w:tab w:val="center" w:pos="4156"/>
          <w:tab w:val="right" w:pos="10109"/>
        </w:tabs>
        <w:rPr>
          <w:vanish/>
          <w:specVanish/>
        </w:rPr>
      </w:pPr>
      <w:r>
        <w:tab/>
      </w:r>
      <m:oMath>
        <m:sSub>
          <m:sSubPr>
            <m:ctrlPr>
              <w:rPr>
                <w:rFonts w:ascii="Cambria Math" w:hAnsi="Cambria Math"/>
              </w:rPr>
            </m:ctrlPr>
          </m:sSubPr>
          <m:e>
            <m:r>
              <w:rPr>
                <w:rFonts w:ascii="Cambria Math" w:hAnsi="Cambria Math" w:hint="eastAsia"/>
              </w:rPr>
              <m:t>Sp</m:t>
            </m:r>
          </m:e>
          <m:sub>
            <m:r>
              <w:rPr>
                <w:rFonts w:ascii="Cambria Math" w:hAnsi="Cambria Math"/>
              </w:rPr>
              <m:t>base2</m:t>
            </m:r>
          </m:sub>
        </m:sSub>
        <m:d>
          <m:dPr>
            <m:ctrlPr>
              <w:rPr>
                <w:rFonts w:ascii="Cambria Math" w:hAnsi="Cambria Math"/>
                <w:i/>
              </w:rPr>
            </m:ctrlPr>
          </m:dPr>
          <m:e>
            <m:r>
              <w:rPr>
                <w:rFonts w:ascii="Cambria Math" w:hAnsi="Cambria Math"/>
              </w:rPr>
              <m:t>i</m:t>
            </m:r>
          </m:e>
        </m:d>
        <m:r>
          <w:rPr>
            <w:rFonts w:ascii="Cambria Math" w:hAnsi="Cambria Math"/>
          </w:rPr>
          <m:t>=</m:t>
        </m:r>
        <m:r>
          <m:rPr>
            <m:sty m:val="p"/>
          </m:rPr>
          <w:rPr>
            <w:rFonts w:ascii="Cambria Math" w:hAnsi="Cambria Math" w:hint="eastAsia"/>
          </w:rPr>
          <m:t>mean</m:t>
        </m:r>
        <m:r>
          <m:rPr>
            <m:sty m:val="p"/>
          </m:rPr>
          <w:rPr>
            <w:rFonts w:ascii="Cambria Math" w:hAnsi="Cambria Math"/>
          </w:rPr>
          <m:t>⁡</m:t>
        </m:r>
        <m:r>
          <w:rPr>
            <w:rFonts w:ascii="Cambria Math" w:hAnsi="Cambria Math"/>
          </w:rPr>
          <m:t>[Sp</m:t>
        </m:r>
        <m:d>
          <m:dPr>
            <m:ctrlPr>
              <w:rPr>
                <w:rFonts w:ascii="Cambria Math" w:hAnsi="Cambria Math"/>
                <w:i/>
              </w:rPr>
            </m:ctrlPr>
          </m:dPr>
          <m:e>
            <m:r>
              <w:rPr>
                <w:rFonts w:ascii="Cambria Math" w:hAnsi="Cambria Math"/>
              </w:rPr>
              <m:t>i-30:i</m:t>
            </m:r>
          </m:e>
        </m:d>
        <m:r>
          <w:rPr>
            <w:rFonts w:ascii="Cambria Math" w:hAnsi="Cambria Math"/>
          </w:rPr>
          <m:t>]</m:t>
        </m:r>
      </m:oMath>
      <w:r>
        <w:tab/>
      </w:r>
    </w:p>
    <w:p w14:paraId="11533929" w14:textId="24666509" w:rsidR="003E5245" w:rsidRDefault="006771B1" w:rsidP="006771B1">
      <w:pPr>
        <w:pStyle w:val="a3"/>
      </w:pPr>
      <w:r>
        <w:t xml:space="preserve"> </w:t>
      </w:r>
      <w:bookmarkStart w:id="29" w:name="_Ref532999320"/>
      <w:r>
        <w:rPr>
          <w:rFonts w:hint="eastAsia"/>
        </w:rPr>
        <w:t>（</w:t>
      </w:r>
      <w:r>
        <w:fldChar w:fldCharType="begin"/>
      </w:r>
      <w:r>
        <w:instrText xml:space="preserve"> SEQ </w:instrText>
      </w:r>
      <w:r>
        <w:instrText>公式</w:instrText>
      </w:r>
      <w:r>
        <w:instrText xml:space="preserve"> \* ARABIC </w:instrText>
      </w:r>
      <w:r>
        <w:fldChar w:fldCharType="separate"/>
      </w:r>
      <w:r>
        <w:rPr>
          <w:noProof/>
        </w:rPr>
        <w:t>8</w:t>
      </w:r>
      <w:r>
        <w:fldChar w:fldCharType="end"/>
      </w:r>
      <w:bookmarkEnd w:id="29"/>
      <w:r>
        <w:rPr>
          <w:rFonts w:hint="eastAsia"/>
        </w:rPr>
        <w:t>）</w:t>
      </w:r>
    </w:p>
    <w:p w14:paraId="40C48FB1" w14:textId="5883D151" w:rsidR="003E5245" w:rsidRDefault="003E5245" w:rsidP="003E5245">
      <w:pPr>
        <w:tabs>
          <w:tab w:val="center" w:pos="4156"/>
          <w:tab w:val="right" w:pos="10110"/>
        </w:tabs>
      </w:pPr>
      <w:r>
        <w:rPr>
          <w:rFonts w:hint="eastAsia"/>
        </w:rPr>
        <w:t>随后我们分别计算了每个数据片段中的血氧欠饱和时长与血氧下降水平，计算过程分别如公式</w:t>
      </w:r>
      <w:r w:rsidR="006771B1">
        <w:fldChar w:fldCharType="begin"/>
      </w:r>
      <w:r w:rsidR="006771B1">
        <w:instrText xml:space="preserve"> </w:instrText>
      </w:r>
      <w:r w:rsidR="006771B1">
        <w:rPr>
          <w:rFonts w:hint="eastAsia"/>
        </w:rPr>
        <w:instrText>REF _Ref532999340 \h</w:instrText>
      </w:r>
      <w:r w:rsidR="006771B1">
        <w:instrText xml:space="preserve"> </w:instrText>
      </w:r>
      <w:r w:rsidR="006771B1">
        <w:fldChar w:fldCharType="separate"/>
      </w:r>
      <w:r w:rsidR="006771B1">
        <w:rPr>
          <w:rFonts w:hint="eastAsia"/>
        </w:rPr>
        <w:t>（</w:t>
      </w:r>
      <w:r w:rsidR="006771B1">
        <w:rPr>
          <w:noProof/>
        </w:rPr>
        <w:t>9</w:t>
      </w:r>
      <w:r w:rsidR="006771B1">
        <w:fldChar w:fldCharType="end"/>
      </w:r>
      <w:r w:rsidR="006771B1">
        <w:rPr>
          <w:rFonts w:hint="eastAsia"/>
        </w:rPr>
        <w:t>-</w:t>
      </w:r>
      <w:r w:rsidR="006771B1">
        <w:fldChar w:fldCharType="begin"/>
      </w:r>
      <w:r w:rsidR="006771B1">
        <w:instrText xml:space="preserve"> </w:instrText>
      </w:r>
      <w:r w:rsidR="006771B1">
        <w:rPr>
          <w:rFonts w:hint="eastAsia"/>
        </w:rPr>
        <w:instrText>REF _Ref532999346 \h</w:instrText>
      </w:r>
      <w:r w:rsidR="006771B1">
        <w:instrText xml:space="preserve"> </w:instrText>
      </w:r>
      <w:r w:rsidR="006771B1">
        <w:fldChar w:fldCharType="separate"/>
      </w:r>
      <w:r w:rsidR="006771B1">
        <w:rPr>
          <w:noProof/>
        </w:rPr>
        <w:t>12</w:t>
      </w:r>
      <w:r w:rsidR="006771B1">
        <w:fldChar w:fldCharType="end"/>
      </w:r>
      <w:r w:rsidR="006771B1">
        <w:rPr>
          <w:rFonts w:hint="eastAsia"/>
        </w:rPr>
        <w:t>）</w:t>
      </w:r>
      <w:r>
        <w:rPr>
          <w:rFonts w:hint="eastAsia"/>
        </w:rPr>
        <w:t>所示。</w:t>
      </w:r>
    </w:p>
    <w:p w14:paraId="0F2A5650" w14:textId="77777777" w:rsidR="006771B1" w:rsidRPr="006771B1" w:rsidRDefault="003E5245" w:rsidP="006771B1">
      <w:pPr>
        <w:tabs>
          <w:tab w:val="center" w:pos="4156"/>
          <w:tab w:val="right" w:pos="10109"/>
        </w:tabs>
        <w:rPr>
          <w:vanish/>
          <w:specVanish/>
        </w:rPr>
      </w:pPr>
      <w:r>
        <w:tab/>
      </w:r>
      <m:oMath>
        <m:sSub>
          <m:sSubPr>
            <m:ctrlPr>
              <w:rPr>
                <w:rFonts w:ascii="Cambria Math" w:hAnsi="Cambria Math"/>
              </w:rPr>
            </m:ctrlPr>
          </m:sSubPr>
          <m:e>
            <m:r>
              <w:rPr>
                <w:rFonts w:ascii="Cambria Math" w:hAnsi="Cambria Math" w:hint="eastAsia"/>
              </w:rPr>
              <m:t>sp</m:t>
            </m:r>
          </m:e>
          <m:sub>
            <m:r>
              <w:rPr>
                <w:rFonts w:ascii="Cambria Math" w:hAnsi="Cambria Math"/>
              </w:rPr>
              <m:t>un1</m:t>
            </m:r>
          </m:sub>
        </m:sSub>
        <m:d>
          <m:dPr>
            <m:ctrlPr>
              <w:rPr>
                <w:rFonts w:ascii="Cambria Math" w:hAnsi="Cambria Math"/>
                <w:i/>
              </w:rPr>
            </m:ctrlPr>
          </m:dPr>
          <m:e>
            <m:r>
              <w:rPr>
                <w:rFonts w:ascii="Cambria Math" w:hAnsi="Cambria Math"/>
              </w:rPr>
              <m:t>i</m:t>
            </m:r>
          </m:e>
        </m:d>
        <m:r>
          <w:rPr>
            <w:rFonts w:ascii="Cambria Math" w:hAnsi="Cambria Math"/>
          </w:rPr>
          <m:t>=FREQUENCY{Sp</m:t>
        </m:r>
        <m:d>
          <m:dPr>
            <m:ctrlPr>
              <w:rPr>
                <w:rFonts w:ascii="Cambria Math" w:hAnsi="Cambria Math"/>
                <w:i/>
              </w:rPr>
            </m:ctrlPr>
          </m:dPr>
          <m:e>
            <m:r>
              <w:rPr>
                <w:rFonts w:ascii="Cambria Math" w:hAnsi="Cambria Math"/>
              </w:rPr>
              <m:t>i</m:t>
            </m:r>
          </m:e>
        </m:d>
        <m:r>
          <w:rPr>
            <w:rFonts w:ascii="Cambria Math" w:hAnsi="Cambria Math"/>
          </w:rPr>
          <m:t>&lt;</m:t>
        </m:r>
        <m:sSub>
          <m:sSubPr>
            <m:ctrlPr>
              <w:rPr>
                <w:rFonts w:ascii="Cambria Math" w:hAnsi="Cambria Math"/>
              </w:rPr>
            </m:ctrlPr>
          </m:sSubPr>
          <m:e>
            <m:r>
              <w:rPr>
                <w:rFonts w:ascii="Cambria Math" w:hAnsi="Cambria Math"/>
              </w:rPr>
              <m:t>Sp</m:t>
            </m:r>
          </m:e>
          <m:sub>
            <m:r>
              <w:rPr>
                <w:rFonts w:ascii="Cambria Math" w:hAnsi="Cambria Math"/>
              </w:rPr>
              <m:t>base1</m:t>
            </m:r>
          </m:sub>
        </m:sSub>
        <m:d>
          <m:dPr>
            <m:ctrlPr>
              <w:rPr>
                <w:rFonts w:ascii="Cambria Math" w:hAnsi="Cambria Math"/>
                <w:i/>
              </w:rPr>
            </m:ctrlPr>
          </m:dPr>
          <m:e>
            <m:r>
              <w:rPr>
                <w:rFonts w:ascii="Cambria Math" w:hAnsi="Cambria Math"/>
              </w:rPr>
              <m:t>i</m:t>
            </m:r>
          </m:e>
        </m:d>
        <m:r>
          <w:rPr>
            <w:rFonts w:ascii="Cambria Math" w:hAnsi="Cambria Math" w:hint="eastAsia"/>
          </w:rPr>
          <m:t>×</m:t>
        </m:r>
        <m:r>
          <w:rPr>
            <w:rFonts w:ascii="Cambria Math" w:hAnsi="Cambria Math"/>
          </w:rPr>
          <m:t>0</m:t>
        </m:r>
        <m:r>
          <w:rPr>
            <w:rFonts w:ascii="Cambria Math" w:hAnsi="Cambria Math" w:hint="eastAsia"/>
          </w:rPr>
          <m:t>.</m:t>
        </m:r>
        <m:r>
          <w:rPr>
            <w:rFonts w:ascii="Cambria Math" w:hAnsi="Cambria Math"/>
          </w:rPr>
          <m:t>98}</m:t>
        </m:r>
      </m:oMath>
      <w:r>
        <w:tab/>
      </w:r>
    </w:p>
    <w:p w14:paraId="4FC9632C" w14:textId="019AC9A5" w:rsidR="003E5245" w:rsidRDefault="006771B1" w:rsidP="006771B1">
      <w:pPr>
        <w:pStyle w:val="a3"/>
      </w:pPr>
      <w:r>
        <w:t xml:space="preserve"> </w:t>
      </w:r>
      <w:bookmarkStart w:id="30" w:name="_Ref532999340"/>
      <w:r>
        <w:rPr>
          <w:rFonts w:hint="eastAsia"/>
        </w:rPr>
        <w:t>（</w:t>
      </w:r>
      <w:r>
        <w:fldChar w:fldCharType="begin"/>
      </w:r>
      <w:r>
        <w:instrText xml:space="preserve"> SEQ </w:instrText>
      </w:r>
      <w:r>
        <w:instrText>公式</w:instrText>
      </w:r>
      <w:r>
        <w:instrText xml:space="preserve"> \* ARABIC </w:instrText>
      </w:r>
      <w:r>
        <w:fldChar w:fldCharType="separate"/>
      </w:r>
      <w:r>
        <w:rPr>
          <w:noProof/>
        </w:rPr>
        <w:t>9</w:t>
      </w:r>
      <w:r>
        <w:fldChar w:fldCharType="end"/>
      </w:r>
      <w:bookmarkEnd w:id="30"/>
      <w:r>
        <w:rPr>
          <w:rFonts w:hint="eastAsia"/>
        </w:rPr>
        <w:t>）</w:t>
      </w:r>
    </w:p>
    <w:p w14:paraId="716230E3" w14:textId="77777777" w:rsidR="006771B1" w:rsidRPr="006771B1" w:rsidRDefault="003E5245" w:rsidP="006771B1">
      <w:pPr>
        <w:tabs>
          <w:tab w:val="center" w:pos="4156"/>
          <w:tab w:val="right" w:pos="10109"/>
        </w:tabs>
        <w:rPr>
          <w:vanish/>
          <w:specVanish/>
        </w:rPr>
      </w:pPr>
      <w:r>
        <w:tab/>
      </w:r>
      <m:oMath>
        <m:sSub>
          <m:sSubPr>
            <m:ctrlPr>
              <w:rPr>
                <w:rFonts w:ascii="Cambria Math" w:hAnsi="Cambria Math"/>
              </w:rPr>
            </m:ctrlPr>
          </m:sSubPr>
          <m:e>
            <m:r>
              <w:rPr>
                <w:rFonts w:ascii="Cambria Math" w:hAnsi="Cambria Math" w:hint="eastAsia"/>
              </w:rPr>
              <m:t>sp</m:t>
            </m:r>
          </m:e>
          <m:sub>
            <m:r>
              <w:rPr>
                <w:rFonts w:ascii="Cambria Math" w:hAnsi="Cambria Math"/>
              </w:rPr>
              <m:t>un2</m:t>
            </m:r>
          </m:sub>
        </m:sSub>
        <m:d>
          <m:dPr>
            <m:ctrlPr>
              <w:rPr>
                <w:rFonts w:ascii="Cambria Math" w:hAnsi="Cambria Math"/>
                <w:i/>
              </w:rPr>
            </m:ctrlPr>
          </m:dPr>
          <m:e>
            <m:r>
              <w:rPr>
                <w:rFonts w:ascii="Cambria Math" w:hAnsi="Cambria Math"/>
              </w:rPr>
              <m:t>i</m:t>
            </m:r>
          </m:e>
        </m:d>
        <m:r>
          <w:rPr>
            <w:rFonts w:ascii="Cambria Math" w:hAnsi="Cambria Math"/>
          </w:rPr>
          <m:t>=FREQUENCY{Sp</m:t>
        </m:r>
        <m:d>
          <m:dPr>
            <m:ctrlPr>
              <w:rPr>
                <w:rFonts w:ascii="Cambria Math" w:hAnsi="Cambria Math"/>
                <w:i/>
              </w:rPr>
            </m:ctrlPr>
          </m:dPr>
          <m:e>
            <m:r>
              <w:rPr>
                <w:rFonts w:ascii="Cambria Math" w:hAnsi="Cambria Math"/>
              </w:rPr>
              <m:t>i</m:t>
            </m:r>
          </m:e>
        </m:d>
        <m:r>
          <w:rPr>
            <w:rFonts w:ascii="Cambria Math" w:hAnsi="Cambria Math"/>
          </w:rPr>
          <m:t>&lt;</m:t>
        </m:r>
        <m:sSub>
          <m:sSubPr>
            <m:ctrlPr>
              <w:rPr>
                <w:rFonts w:ascii="Cambria Math" w:hAnsi="Cambria Math"/>
              </w:rPr>
            </m:ctrlPr>
          </m:sSubPr>
          <m:e>
            <m:r>
              <w:rPr>
                <w:rFonts w:ascii="Cambria Math" w:hAnsi="Cambria Math"/>
              </w:rPr>
              <m:t>Sp</m:t>
            </m:r>
          </m:e>
          <m:sub>
            <m:r>
              <w:rPr>
                <w:rFonts w:ascii="Cambria Math" w:hAnsi="Cambria Math"/>
              </w:rPr>
              <m:t>base2</m:t>
            </m:r>
          </m:sub>
        </m:sSub>
        <m:d>
          <m:dPr>
            <m:ctrlPr>
              <w:rPr>
                <w:rFonts w:ascii="Cambria Math" w:hAnsi="Cambria Math"/>
                <w:i/>
              </w:rPr>
            </m:ctrlPr>
          </m:dPr>
          <m:e>
            <m:r>
              <w:rPr>
                <w:rFonts w:ascii="Cambria Math" w:hAnsi="Cambria Math"/>
              </w:rPr>
              <m:t>i</m:t>
            </m:r>
          </m:e>
        </m:d>
        <m:r>
          <w:rPr>
            <w:rFonts w:ascii="Cambria Math" w:hAnsi="Cambria Math" w:hint="eastAsia"/>
          </w:rPr>
          <m:t>×</m:t>
        </m:r>
        <m:r>
          <w:rPr>
            <w:rFonts w:ascii="Cambria Math" w:hAnsi="Cambria Math"/>
          </w:rPr>
          <m:t>0</m:t>
        </m:r>
        <m:r>
          <w:rPr>
            <w:rFonts w:ascii="Cambria Math" w:hAnsi="Cambria Math" w:hint="eastAsia"/>
          </w:rPr>
          <m:t>.</m:t>
        </m:r>
        <m:r>
          <w:rPr>
            <w:rFonts w:ascii="Cambria Math" w:hAnsi="Cambria Math"/>
          </w:rPr>
          <m:t>98}</m:t>
        </m:r>
      </m:oMath>
      <w:r>
        <w:tab/>
      </w:r>
    </w:p>
    <w:p w14:paraId="7BEE8212" w14:textId="5A6AC963" w:rsidR="003E5245" w:rsidRDefault="006771B1" w:rsidP="006771B1">
      <w:pPr>
        <w:pStyle w:val="a3"/>
      </w:pPr>
      <w:r>
        <w:t xml:space="preserve"> </w:t>
      </w:r>
      <w:r>
        <w:rPr>
          <w:rFonts w:hint="eastAsia"/>
        </w:rPr>
        <w:t>（</w:t>
      </w:r>
      <w:r>
        <w:fldChar w:fldCharType="begin"/>
      </w:r>
      <w:r>
        <w:instrText xml:space="preserve"> SEQ </w:instrText>
      </w:r>
      <w:r>
        <w:instrText>公式</w:instrText>
      </w:r>
      <w:r>
        <w:instrText xml:space="preserve"> \* ARABIC </w:instrText>
      </w:r>
      <w:r>
        <w:fldChar w:fldCharType="separate"/>
      </w:r>
      <w:r>
        <w:rPr>
          <w:noProof/>
        </w:rPr>
        <w:t>10</w:t>
      </w:r>
      <w:r>
        <w:fldChar w:fldCharType="end"/>
      </w:r>
      <w:r>
        <w:rPr>
          <w:rFonts w:hint="eastAsia"/>
        </w:rPr>
        <w:t>）</w:t>
      </w:r>
    </w:p>
    <w:p w14:paraId="48D09C13" w14:textId="77777777" w:rsidR="006771B1" w:rsidRPr="006771B1" w:rsidRDefault="003E5245" w:rsidP="006771B1">
      <w:pPr>
        <w:tabs>
          <w:tab w:val="center" w:pos="4156"/>
          <w:tab w:val="right" w:pos="10109"/>
        </w:tabs>
        <w:rPr>
          <w:vanish/>
          <w:specVanish/>
        </w:rPr>
      </w:pPr>
      <w:r>
        <w:tab/>
      </w:r>
      <m:oMath>
        <m:sSub>
          <m:sSubPr>
            <m:ctrlPr>
              <w:rPr>
                <w:rFonts w:ascii="Cambria Math" w:hAnsi="Cambria Math"/>
              </w:rPr>
            </m:ctrlPr>
          </m:sSubPr>
          <m:e>
            <m:r>
              <w:rPr>
                <w:rFonts w:ascii="Cambria Math" w:hAnsi="Cambria Math" w:hint="eastAsia"/>
              </w:rPr>
              <m:t>sp</m:t>
            </m:r>
          </m:e>
          <m:sub>
            <m:r>
              <w:rPr>
                <w:rFonts w:ascii="Cambria Math" w:hAnsi="Cambria Math"/>
              </w:rPr>
              <m:t>de1</m:t>
            </m:r>
          </m:sub>
        </m:sSub>
        <m:d>
          <m:dPr>
            <m:ctrlPr>
              <w:rPr>
                <w:rFonts w:ascii="Cambria Math" w:hAnsi="Cambria Math"/>
                <w:i/>
              </w:rPr>
            </m:ctrlPr>
          </m:dPr>
          <m:e>
            <m:r>
              <w:rPr>
                <w:rFonts w:ascii="Cambria Math" w:hAnsi="Cambria Math"/>
              </w:rPr>
              <m:t>i</m:t>
            </m:r>
          </m:e>
        </m:d>
        <m:r>
          <w:rPr>
            <w:rFonts w:ascii="Cambria Math" w:hAnsi="Cambria Math"/>
          </w:rPr>
          <m:t>=</m:t>
        </m:r>
        <m:sSub>
          <m:sSubPr>
            <m:ctrlPr>
              <w:rPr>
                <w:rFonts w:ascii="Cambria Math" w:hAnsi="Cambria Math"/>
              </w:rPr>
            </m:ctrlPr>
          </m:sSubPr>
          <m:e>
            <m:r>
              <w:rPr>
                <w:rFonts w:ascii="Cambria Math" w:hAnsi="Cambria Math"/>
              </w:rPr>
              <m:t>Sp</m:t>
            </m:r>
          </m:e>
          <m:sub>
            <m:r>
              <w:rPr>
                <w:rFonts w:ascii="Cambria Math" w:hAnsi="Cambria Math"/>
              </w:rPr>
              <m:t>base1</m:t>
            </m:r>
          </m:sub>
        </m:sSub>
        <m:d>
          <m:dPr>
            <m:ctrlPr>
              <w:rPr>
                <w:rFonts w:ascii="Cambria Math" w:hAnsi="Cambria Math"/>
                <w:i/>
              </w:rPr>
            </m:ctrlPr>
          </m:dPr>
          <m:e>
            <m:r>
              <w:rPr>
                <w:rFonts w:ascii="Cambria Math" w:hAnsi="Cambria Math"/>
              </w:rPr>
              <m:t>i</m:t>
            </m:r>
          </m:e>
        </m:d>
        <m:r>
          <w:rPr>
            <w:rFonts w:ascii="Cambria Math" w:hAnsi="Cambria Math"/>
          </w:rPr>
          <m:t>-mean{Sp</m:t>
        </m:r>
        <m:d>
          <m:dPr>
            <m:ctrlPr>
              <w:rPr>
                <w:rFonts w:ascii="Cambria Math" w:hAnsi="Cambria Math"/>
                <w:i/>
              </w:rPr>
            </m:ctrlPr>
          </m:dPr>
          <m:e>
            <m:r>
              <w:rPr>
                <w:rFonts w:ascii="Cambria Math" w:hAnsi="Cambria Math"/>
              </w:rPr>
              <m:t>i</m:t>
            </m:r>
          </m:e>
        </m:d>
        <m:r>
          <w:rPr>
            <w:rFonts w:ascii="Cambria Math" w:hAnsi="Cambria Math"/>
          </w:rPr>
          <m:t>}</m:t>
        </m:r>
      </m:oMath>
      <w:r>
        <w:tab/>
      </w:r>
    </w:p>
    <w:p w14:paraId="0800ECBF" w14:textId="75E7B39F" w:rsidR="003E5245" w:rsidRDefault="006771B1" w:rsidP="006771B1">
      <w:pPr>
        <w:pStyle w:val="a3"/>
      </w:pPr>
      <w:r>
        <w:t xml:space="preserve"> </w:t>
      </w:r>
      <w:r>
        <w:rPr>
          <w:rFonts w:hint="eastAsia"/>
        </w:rPr>
        <w:t>（</w:t>
      </w:r>
      <w:r>
        <w:fldChar w:fldCharType="begin"/>
      </w:r>
      <w:r>
        <w:instrText xml:space="preserve"> SEQ </w:instrText>
      </w:r>
      <w:r>
        <w:instrText>公式</w:instrText>
      </w:r>
      <w:r>
        <w:instrText xml:space="preserve"> \* ARABIC </w:instrText>
      </w:r>
      <w:r>
        <w:fldChar w:fldCharType="separate"/>
      </w:r>
      <w:r>
        <w:rPr>
          <w:noProof/>
        </w:rPr>
        <w:t>11</w:t>
      </w:r>
      <w:r>
        <w:fldChar w:fldCharType="end"/>
      </w:r>
      <w:r>
        <w:rPr>
          <w:rFonts w:hint="eastAsia"/>
        </w:rPr>
        <w:t>）</w:t>
      </w:r>
    </w:p>
    <w:p w14:paraId="591F7B19" w14:textId="77777777" w:rsidR="006771B1" w:rsidRPr="006771B1" w:rsidRDefault="003E5245" w:rsidP="006771B1">
      <w:pPr>
        <w:tabs>
          <w:tab w:val="center" w:pos="4156"/>
          <w:tab w:val="right" w:pos="10109"/>
        </w:tabs>
        <w:rPr>
          <w:vanish/>
          <w:specVanish/>
        </w:rPr>
      </w:pPr>
      <w:r>
        <w:tab/>
      </w:r>
      <m:oMath>
        <m:sSub>
          <m:sSubPr>
            <m:ctrlPr>
              <w:rPr>
                <w:rFonts w:ascii="Cambria Math" w:hAnsi="Cambria Math"/>
              </w:rPr>
            </m:ctrlPr>
          </m:sSubPr>
          <m:e>
            <m:r>
              <w:rPr>
                <w:rFonts w:ascii="Cambria Math" w:hAnsi="Cambria Math" w:hint="eastAsia"/>
              </w:rPr>
              <m:t>sp</m:t>
            </m:r>
          </m:e>
          <m:sub>
            <m:r>
              <w:rPr>
                <w:rFonts w:ascii="Cambria Math" w:hAnsi="Cambria Math"/>
              </w:rPr>
              <m:t>de2</m:t>
            </m:r>
          </m:sub>
        </m:sSub>
        <m:d>
          <m:dPr>
            <m:ctrlPr>
              <w:rPr>
                <w:rFonts w:ascii="Cambria Math" w:hAnsi="Cambria Math"/>
                <w:i/>
              </w:rPr>
            </m:ctrlPr>
          </m:dPr>
          <m:e>
            <m:r>
              <w:rPr>
                <w:rFonts w:ascii="Cambria Math" w:hAnsi="Cambria Math"/>
              </w:rPr>
              <m:t>i</m:t>
            </m:r>
          </m:e>
        </m:d>
        <m:r>
          <w:rPr>
            <w:rFonts w:ascii="Cambria Math" w:hAnsi="Cambria Math"/>
          </w:rPr>
          <m:t>=</m:t>
        </m:r>
        <m:sSub>
          <m:sSubPr>
            <m:ctrlPr>
              <w:rPr>
                <w:rFonts w:ascii="Cambria Math" w:hAnsi="Cambria Math"/>
              </w:rPr>
            </m:ctrlPr>
          </m:sSubPr>
          <m:e>
            <m:r>
              <w:rPr>
                <w:rFonts w:ascii="Cambria Math" w:hAnsi="Cambria Math"/>
              </w:rPr>
              <m:t>Sp</m:t>
            </m:r>
          </m:e>
          <m:sub>
            <m:r>
              <w:rPr>
                <w:rFonts w:ascii="Cambria Math" w:hAnsi="Cambria Math"/>
              </w:rPr>
              <m:t>base2</m:t>
            </m:r>
          </m:sub>
        </m:sSub>
        <m:d>
          <m:dPr>
            <m:ctrlPr>
              <w:rPr>
                <w:rFonts w:ascii="Cambria Math" w:hAnsi="Cambria Math"/>
                <w:i/>
              </w:rPr>
            </m:ctrlPr>
          </m:dPr>
          <m:e>
            <m:r>
              <w:rPr>
                <w:rFonts w:ascii="Cambria Math" w:hAnsi="Cambria Math"/>
              </w:rPr>
              <m:t>i</m:t>
            </m:r>
          </m:e>
        </m:d>
        <m:r>
          <w:rPr>
            <w:rFonts w:ascii="Cambria Math" w:hAnsi="Cambria Math"/>
          </w:rPr>
          <m:t>-mean{Sp</m:t>
        </m:r>
        <m:d>
          <m:dPr>
            <m:ctrlPr>
              <w:rPr>
                <w:rFonts w:ascii="Cambria Math" w:hAnsi="Cambria Math"/>
                <w:i/>
              </w:rPr>
            </m:ctrlPr>
          </m:dPr>
          <m:e>
            <m:r>
              <w:rPr>
                <w:rFonts w:ascii="Cambria Math" w:hAnsi="Cambria Math"/>
              </w:rPr>
              <m:t>i</m:t>
            </m:r>
          </m:e>
        </m:d>
        <m:r>
          <w:rPr>
            <w:rFonts w:ascii="Cambria Math" w:hAnsi="Cambria Math"/>
          </w:rPr>
          <m:t>}</m:t>
        </m:r>
      </m:oMath>
      <w:r>
        <w:tab/>
      </w:r>
    </w:p>
    <w:p w14:paraId="268706C6" w14:textId="497CFE32" w:rsidR="003E5245" w:rsidRDefault="006771B1" w:rsidP="006771B1">
      <w:pPr>
        <w:pStyle w:val="a3"/>
      </w:pPr>
      <w:r>
        <w:t xml:space="preserve"> </w:t>
      </w:r>
      <w:bookmarkStart w:id="31" w:name="_Ref532999346"/>
      <w:r>
        <w:rPr>
          <w:rFonts w:hint="eastAsia"/>
        </w:rPr>
        <w:t>（</w:t>
      </w:r>
      <w:r>
        <w:fldChar w:fldCharType="begin"/>
      </w:r>
      <w:r>
        <w:instrText xml:space="preserve"> SEQ </w:instrText>
      </w:r>
      <w:r>
        <w:instrText>公式</w:instrText>
      </w:r>
      <w:r>
        <w:instrText xml:space="preserve"> \* ARABIC </w:instrText>
      </w:r>
      <w:r>
        <w:fldChar w:fldCharType="separate"/>
      </w:r>
      <w:r>
        <w:rPr>
          <w:noProof/>
        </w:rPr>
        <w:t>12</w:t>
      </w:r>
      <w:r>
        <w:fldChar w:fldCharType="end"/>
      </w:r>
      <w:bookmarkEnd w:id="31"/>
      <w:r>
        <w:rPr>
          <w:rFonts w:hint="eastAsia"/>
        </w:rPr>
        <w:t>）</w:t>
      </w:r>
    </w:p>
    <w:p w14:paraId="251B93ED" w14:textId="246ABC3A" w:rsidR="003E5245" w:rsidRDefault="003E5245" w:rsidP="003E5245">
      <w:pPr>
        <w:tabs>
          <w:tab w:val="center" w:pos="3736"/>
          <w:tab w:val="right" w:pos="10109"/>
        </w:tabs>
      </w:pPr>
      <w:r>
        <w:rPr>
          <w:rFonts w:hint="eastAsia"/>
        </w:rPr>
        <w:t>最后，整个特征集合如</w:t>
      </w:r>
      <w:r w:rsidR="00CF5164">
        <w:fldChar w:fldCharType="begin"/>
      </w:r>
      <w:r w:rsidR="00CF5164">
        <w:instrText xml:space="preserve"> </w:instrText>
      </w:r>
      <w:r w:rsidR="00CF5164">
        <w:rPr>
          <w:rFonts w:hint="eastAsia"/>
        </w:rPr>
        <w:instrText>REF _Ref532982919 \h</w:instrText>
      </w:r>
      <w:r w:rsidR="00CF5164">
        <w:instrText xml:space="preserve"> </w:instrText>
      </w:r>
      <w:r w:rsidR="00CF5164">
        <w:fldChar w:fldCharType="separate"/>
      </w:r>
      <w:r w:rsidR="00CF5164">
        <w:t xml:space="preserve">表格 </w:t>
      </w:r>
      <w:r w:rsidR="00CF5164">
        <w:rPr>
          <w:noProof/>
        </w:rPr>
        <w:t>2</w:t>
      </w:r>
      <w:r w:rsidR="00CF5164">
        <w:fldChar w:fldCharType="end"/>
      </w:r>
      <w:r>
        <w:rPr>
          <w:rFonts w:hint="eastAsia"/>
        </w:rPr>
        <w:t>所示。</w:t>
      </w:r>
    </w:p>
    <w:p w14:paraId="2E06B534" w14:textId="38A80D2F" w:rsidR="003E5245" w:rsidRDefault="003E5245" w:rsidP="003E5245">
      <w:pPr>
        <w:pStyle w:val="a3"/>
        <w:keepNext/>
      </w:pPr>
      <w:bookmarkStart w:id="32" w:name="_Ref532982919"/>
      <w:r>
        <w:t>表格</w:t>
      </w:r>
      <w:r>
        <w:t xml:space="preserve"> </w:t>
      </w:r>
      <w:r>
        <w:fldChar w:fldCharType="begin"/>
      </w:r>
      <w:r>
        <w:instrText xml:space="preserve"> SEQ </w:instrText>
      </w:r>
      <w:r>
        <w:instrText>表格</w:instrText>
      </w:r>
      <w:r>
        <w:instrText xml:space="preserve"> \* ARABIC </w:instrText>
      </w:r>
      <w:r>
        <w:fldChar w:fldCharType="separate"/>
      </w:r>
      <w:r w:rsidR="00DD1662">
        <w:rPr>
          <w:noProof/>
        </w:rPr>
        <w:t>2</w:t>
      </w:r>
      <w:r>
        <w:fldChar w:fldCharType="end"/>
      </w:r>
      <w:bookmarkEnd w:id="32"/>
      <w:r>
        <w:rPr>
          <w:rFonts w:hint="eastAsia"/>
        </w:rPr>
        <w:t>.</w:t>
      </w:r>
      <w:r>
        <w:t xml:space="preserve"> </w:t>
      </w:r>
      <w:r>
        <w:rPr>
          <w:rFonts w:hint="eastAsia"/>
        </w:rPr>
        <w:t>特征集合与特征定义</w:t>
      </w:r>
    </w:p>
    <w:tbl>
      <w:tblPr>
        <w:tblStyle w:val="a5"/>
        <w:tblW w:w="0" w:type="auto"/>
        <w:tblLook w:val="04A0" w:firstRow="1" w:lastRow="0" w:firstColumn="1" w:lastColumn="0" w:noHBand="0" w:noVBand="1"/>
      </w:tblPr>
      <w:tblGrid>
        <w:gridCol w:w="1056"/>
        <w:gridCol w:w="1422"/>
        <w:gridCol w:w="5466"/>
      </w:tblGrid>
      <w:tr w:rsidR="003E5245" w14:paraId="1326FB26" w14:textId="77777777" w:rsidTr="00DF2EE1">
        <w:tc>
          <w:tcPr>
            <w:tcW w:w="0" w:type="auto"/>
          </w:tcPr>
          <w:p w14:paraId="52625804" w14:textId="77777777" w:rsidR="003E5245" w:rsidRDefault="003E5245" w:rsidP="00DF2EE1">
            <w:pPr>
              <w:tabs>
                <w:tab w:val="center" w:pos="3736"/>
                <w:tab w:val="right" w:pos="10109"/>
              </w:tabs>
            </w:pPr>
            <w:r>
              <w:rPr>
                <w:rFonts w:hint="eastAsia"/>
              </w:rPr>
              <w:t>特征编号</w:t>
            </w:r>
          </w:p>
        </w:tc>
        <w:tc>
          <w:tcPr>
            <w:tcW w:w="0" w:type="auto"/>
          </w:tcPr>
          <w:p w14:paraId="21D78046" w14:textId="77777777" w:rsidR="003E5245" w:rsidRDefault="003E5245" w:rsidP="00DF2EE1">
            <w:pPr>
              <w:tabs>
                <w:tab w:val="center" w:pos="3736"/>
                <w:tab w:val="right" w:pos="10109"/>
              </w:tabs>
            </w:pPr>
            <w:r>
              <w:rPr>
                <w:rFonts w:hint="eastAsia"/>
              </w:rPr>
              <w:t>特征名称</w:t>
            </w:r>
          </w:p>
        </w:tc>
        <w:tc>
          <w:tcPr>
            <w:tcW w:w="0" w:type="auto"/>
          </w:tcPr>
          <w:p w14:paraId="6360C9B4" w14:textId="77777777" w:rsidR="003E5245" w:rsidRDefault="003E5245" w:rsidP="00DF2EE1">
            <w:pPr>
              <w:tabs>
                <w:tab w:val="center" w:pos="3736"/>
                <w:tab w:val="right" w:pos="10109"/>
              </w:tabs>
            </w:pPr>
            <w:r>
              <w:rPr>
                <w:rFonts w:hint="eastAsia"/>
              </w:rPr>
              <w:t>特征定义</w:t>
            </w:r>
          </w:p>
        </w:tc>
      </w:tr>
      <w:tr w:rsidR="003E5245" w14:paraId="21B29DD2" w14:textId="77777777" w:rsidTr="00DF2EE1">
        <w:tc>
          <w:tcPr>
            <w:tcW w:w="0" w:type="auto"/>
          </w:tcPr>
          <w:p w14:paraId="597DA4D7" w14:textId="77777777" w:rsidR="003E5245" w:rsidRDefault="003E5245" w:rsidP="00DF2EE1">
            <w:pPr>
              <w:tabs>
                <w:tab w:val="center" w:pos="3736"/>
                <w:tab w:val="right" w:pos="10109"/>
              </w:tabs>
              <w:rPr>
                <w:rFonts w:ascii="等线 Light" w:eastAsia="黑体" w:hAnsi="等线 Light" w:cs="Times New Roman"/>
              </w:rPr>
            </w:pPr>
            <w:r>
              <w:rPr>
                <w:rFonts w:ascii="等线 Light" w:eastAsia="黑体" w:hAnsi="等线 Light" w:cs="Times New Roman" w:hint="eastAsia"/>
              </w:rPr>
              <w:t>1</w:t>
            </w:r>
          </w:p>
        </w:tc>
        <w:tc>
          <w:tcPr>
            <w:tcW w:w="0" w:type="auto"/>
          </w:tcPr>
          <w:p w14:paraId="4429A33F" w14:textId="77777777" w:rsidR="003E5245" w:rsidRDefault="008E0B9B" w:rsidP="00DF2EE1">
            <w:pPr>
              <w:tabs>
                <w:tab w:val="center" w:pos="3736"/>
                <w:tab w:val="right" w:pos="10109"/>
              </w:tabs>
            </w:pPr>
            <m:oMathPara>
              <m:oMath>
                <m:sSub>
                  <m:sSubPr>
                    <m:ctrlPr>
                      <w:rPr>
                        <w:rFonts w:ascii="Cambria Math" w:hAnsi="Cambria Math"/>
                      </w:rPr>
                    </m:ctrlPr>
                  </m:sSubPr>
                  <m:e>
                    <m:r>
                      <w:rPr>
                        <w:rFonts w:ascii="Cambria Math" w:hAnsi="Cambria Math" w:hint="eastAsia"/>
                      </w:rPr>
                      <m:t>f</m:t>
                    </m:r>
                  </m:e>
                  <m:sub>
                    <m:r>
                      <w:rPr>
                        <w:rFonts w:ascii="Cambria Math" w:hAnsi="Cambria Math" w:hint="eastAsia"/>
                      </w:rPr>
                      <m:t>mean</m:t>
                    </m:r>
                  </m:sub>
                </m:sSub>
              </m:oMath>
            </m:oMathPara>
          </w:p>
        </w:tc>
        <w:tc>
          <w:tcPr>
            <w:tcW w:w="0" w:type="auto"/>
          </w:tcPr>
          <w:p w14:paraId="0C688B3F" w14:textId="77777777" w:rsidR="003E5245" w:rsidRDefault="003E5245" w:rsidP="00DF2EE1">
            <w:pPr>
              <w:tabs>
                <w:tab w:val="center" w:pos="3736"/>
                <w:tab w:val="right" w:pos="10109"/>
              </w:tabs>
            </w:pPr>
            <w:r>
              <w:rPr>
                <w:rFonts w:hint="eastAsia"/>
              </w:rPr>
              <w:t>平均潮气量</w:t>
            </w:r>
          </w:p>
        </w:tc>
      </w:tr>
      <w:tr w:rsidR="003E5245" w14:paraId="6A87D751" w14:textId="77777777" w:rsidTr="00DF2EE1">
        <w:tc>
          <w:tcPr>
            <w:tcW w:w="0" w:type="auto"/>
          </w:tcPr>
          <w:p w14:paraId="5C5D4207" w14:textId="77777777" w:rsidR="003E5245" w:rsidRDefault="003E5245" w:rsidP="00DF2EE1">
            <w:pPr>
              <w:tabs>
                <w:tab w:val="center" w:pos="3736"/>
                <w:tab w:val="right" w:pos="10109"/>
              </w:tabs>
              <w:rPr>
                <w:rFonts w:ascii="等线 Light" w:eastAsia="黑体" w:hAnsi="等线 Light" w:cs="Times New Roman"/>
              </w:rPr>
            </w:pPr>
            <w:r>
              <w:rPr>
                <w:rFonts w:ascii="等线 Light" w:eastAsia="黑体" w:hAnsi="等线 Light" w:cs="Times New Roman" w:hint="eastAsia"/>
              </w:rPr>
              <w:t>2</w:t>
            </w:r>
          </w:p>
        </w:tc>
        <w:tc>
          <w:tcPr>
            <w:tcW w:w="0" w:type="auto"/>
          </w:tcPr>
          <w:p w14:paraId="00BADDFD" w14:textId="77777777" w:rsidR="003E5245" w:rsidRPr="005C0768" w:rsidRDefault="008E0B9B" w:rsidP="00DF2EE1">
            <w:pPr>
              <w:tabs>
                <w:tab w:val="center" w:pos="3736"/>
                <w:tab w:val="right" w:pos="10109"/>
              </w:tabs>
            </w:pPr>
            <m:oMathPara>
              <m:oMath>
                <m:sSub>
                  <m:sSubPr>
                    <m:ctrlPr>
                      <w:rPr>
                        <w:rFonts w:ascii="Cambria Math" w:hAnsi="Cambria Math"/>
                      </w:rPr>
                    </m:ctrlPr>
                  </m:sSubPr>
                  <m:e>
                    <m:r>
                      <w:rPr>
                        <w:rFonts w:ascii="Cambria Math" w:hAnsi="Cambria Math" w:hint="eastAsia"/>
                      </w:rPr>
                      <m:t>f</m:t>
                    </m:r>
                  </m:e>
                  <m:sub>
                    <m:r>
                      <w:rPr>
                        <w:rFonts w:ascii="Cambria Math" w:hAnsi="Cambria Math"/>
                      </w:rPr>
                      <m:t>std</m:t>
                    </m:r>
                  </m:sub>
                </m:sSub>
              </m:oMath>
            </m:oMathPara>
          </w:p>
        </w:tc>
        <w:tc>
          <w:tcPr>
            <w:tcW w:w="0" w:type="auto"/>
          </w:tcPr>
          <w:p w14:paraId="1BE2E56A" w14:textId="77777777" w:rsidR="003E5245" w:rsidRDefault="003E5245" w:rsidP="00DF2EE1">
            <w:pPr>
              <w:tabs>
                <w:tab w:val="center" w:pos="3736"/>
                <w:tab w:val="right" w:pos="10109"/>
              </w:tabs>
            </w:pPr>
            <w:r>
              <w:rPr>
                <w:rFonts w:hint="eastAsia"/>
              </w:rPr>
              <w:t>潮气量标准差</w:t>
            </w:r>
          </w:p>
        </w:tc>
      </w:tr>
      <w:tr w:rsidR="003E5245" w14:paraId="5FD92ECB" w14:textId="77777777" w:rsidTr="00DF2EE1">
        <w:tc>
          <w:tcPr>
            <w:tcW w:w="0" w:type="auto"/>
          </w:tcPr>
          <w:p w14:paraId="785C3286" w14:textId="77777777" w:rsidR="003E5245" w:rsidRDefault="003E5245" w:rsidP="00DF2EE1">
            <w:pPr>
              <w:tabs>
                <w:tab w:val="center" w:pos="3736"/>
                <w:tab w:val="right" w:pos="10109"/>
              </w:tabs>
              <w:rPr>
                <w:rFonts w:ascii="等线" w:eastAsia="等线" w:hAnsi="等线" w:cs="宋体"/>
              </w:rPr>
            </w:pPr>
            <w:r>
              <w:rPr>
                <w:rFonts w:ascii="等线" w:eastAsia="等线" w:hAnsi="等线" w:cs="宋体" w:hint="eastAsia"/>
              </w:rPr>
              <w:t>3</w:t>
            </w:r>
          </w:p>
        </w:tc>
        <w:tc>
          <w:tcPr>
            <w:tcW w:w="0" w:type="auto"/>
          </w:tcPr>
          <w:p w14:paraId="040B3D03" w14:textId="77777777" w:rsidR="003E5245" w:rsidRDefault="008E0B9B" w:rsidP="00DF2EE1">
            <w:pPr>
              <w:tabs>
                <w:tab w:val="center" w:pos="3736"/>
                <w:tab w:val="right" w:pos="10109"/>
              </w:tabs>
            </w:pPr>
            <m:oMathPara>
              <m:oMath>
                <m:sSub>
                  <m:sSubPr>
                    <m:ctrlPr>
                      <w:rPr>
                        <w:rFonts w:ascii="Cambria Math" w:hAnsi="Cambria Math"/>
                      </w:rPr>
                    </m:ctrlPr>
                  </m:sSubPr>
                  <m:e>
                    <m:r>
                      <w:rPr>
                        <w:rFonts w:ascii="Cambria Math" w:hAnsi="Cambria Math" w:hint="eastAsia"/>
                      </w:rPr>
                      <m:t>f</m:t>
                    </m:r>
                  </m:e>
                  <m:sub>
                    <m:r>
                      <w:rPr>
                        <w:rFonts w:ascii="Cambria Math" w:hAnsi="Cambria Math"/>
                      </w:rPr>
                      <m:t>ran</m:t>
                    </m:r>
                  </m:sub>
                </m:sSub>
              </m:oMath>
            </m:oMathPara>
          </w:p>
        </w:tc>
        <w:tc>
          <w:tcPr>
            <w:tcW w:w="0" w:type="auto"/>
          </w:tcPr>
          <w:p w14:paraId="3E305928" w14:textId="77777777" w:rsidR="003E5245" w:rsidRDefault="003E5245" w:rsidP="00DF2EE1">
            <w:pPr>
              <w:tabs>
                <w:tab w:val="center" w:pos="3736"/>
                <w:tab w:val="right" w:pos="10109"/>
              </w:tabs>
            </w:pPr>
            <w:r>
              <w:rPr>
                <w:rFonts w:hint="eastAsia"/>
              </w:rPr>
              <w:t>潮气量极差</w:t>
            </w:r>
          </w:p>
        </w:tc>
      </w:tr>
      <w:tr w:rsidR="003E5245" w14:paraId="03338E45" w14:textId="77777777" w:rsidTr="00DF2EE1">
        <w:tc>
          <w:tcPr>
            <w:tcW w:w="0" w:type="auto"/>
          </w:tcPr>
          <w:p w14:paraId="29E504BA" w14:textId="77777777" w:rsidR="003E5245" w:rsidRDefault="003E5245" w:rsidP="00DF2EE1">
            <w:pPr>
              <w:tabs>
                <w:tab w:val="center" w:pos="3736"/>
                <w:tab w:val="right" w:pos="10109"/>
              </w:tabs>
              <w:rPr>
                <w:rFonts w:ascii="等线" w:eastAsia="等线" w:hAnsi="等线" w:cs="宋体"/>
              </w:rPr>
            </w:pPr>
            <w:r>
              <w:rPr>
                <w:rFonts w:ascii="等线" w:eastAsia="等线" w:hAnsi="等线" w:cs="宋体" w:hint="eastAsia"/>
              </w:rPr>
              <w:t>4</w:t>
            </w:r>
          </w:p>
        </w:tc>
        <w:tc>
          <w:tcPr>
            <w:tcW w:w="0" w:type="auto"/>
          </w:tcPr>
          <w:p w14:paraId="51F32B63" w14:textId="77777777" w:rsidR="003E5245" w:rsidRDefault="008E0B9B" w:rsidP="00DF2EE1">
            <w:pPr>
              <w:tabs>
                <w:tab w:val="center" w:pos="3736"/>
                <w:tab w:val="right" w:pos="10109"/>
              </w:tabs>
            </w:pPr>
            <m:oMathPara>
              <m:oMath>
                <m:sSub>
                  <m:sSubPr>
                    <m:ctrlPr>
                      <w:rPr>
                        <w:rFonts w:ascii="Cambria Math" w:hAnsi="Cambria Math"/>
                      </w:rPr>
                    </m:ctrlPr>
                  </m:sSubPr>
                  <m:e>
                    <m:r>
                      <w:rPr>
                        <w:rFonts w:ascii="Cambria Math" w:hAnsi="Cambria Math" w:hint="eastAsia"/>
                      </w:rPr>
                      <m:t>f</m:t>
                    </m:r>
                  </m:e>
                  <m:sub>
                    <m:r>
                      <w:rPr>
                        <w:rFonts w:ascii="Cambria Math" w:hAnsi="Cambria Math"/>
                      </w:rPr>
                      <m:t>ha</m:t>
                    </m:r>
                  </m:sub>
                </m:sSub>
                <m:r>
                  <w:rPr>
                    <w:rFonts w:ascii="Cambria Math" w:hAnsi="Cambria Math" w:hint="eastAsia"/>
                  </w:rPr>
                  <m:t>、</m:t>
                </m:r>
                <m:sSub>
                  <m:sSubPr>
                    <m:ctrlPr>
                      <w:rPr>
                        <w:rFonts w:ascii="Cambria Math" w:hAnsi="Cambria Math"/>
                      </w:rPr>
                    </m:ctrlPr>
                  </m:sSubPr>
                  <m:e>
                    <m:r>
                      <w:rPr>
                        <w:rFonts w:ascii="Cambria Math" w:hAnsi="Cambria Math" w:hint="eastAsia"/>
                      </w:rPr>
                      <m:t>f</m:t>
                    </m:r>
                  </m:e>
                  <m:sub>
                    <m:r>
                      <w:rPr>
                        <w:rFonts w:ascii="Cambria Math" w:hAnsi="Cambria Math"/>
                      </w:rPr>
                      <m:t>ha</m:t>
                    </m:r>
                    <m:r>
                      <w:rPr>
                        <w:rFonts w:ascii="Cambria Math" w:hAnsi="Cambria Math" w:hint="eastAsia"/>
                      </w:rPr>
                      <m:t>p</m:t>
                    </m:r>
                  </m:sub>
                </m:sSub>
              </m:oMath>
            </m:oMathPara>
          </w:p>
        </w:tc>
        <w:tc>
          <w:tcPr>
            <w:tcW w:w="0" w:type="auto"/>
          </w:tcPr>
          <w:p w14:paraId="78D44A4E" w14:textId="77777777" w:rsidR="003E5245" w:rsidRDefault="003E5245" w:rsidP="00DF2EE1">
            <w:pPr>
              <w:tabs>
                <w:tab w:val="center" w:pos="3736"/>
                <w:tab w:val="right" w:pos="10109"/>
              </w:tabs>
            </w:pPr>
            <w:r>
              <w:rPr>
                <w:rFonts w:hint="eastAsia"/>
              </w:rPr>
              <w:t>呼吸低通气次数、呼吸低通气次数与总呼吸次数所占比重</w:t>
            </w:r>
          </w:p>
        </w:tc>
      </w:tr>
      <w:tr w:rsidR="003E5245" w14:paraId="13E27BE8" w14:textId="77777777" w:rsidTr="00DF2EE1">
        <w:tc>
          <w:tcPr>
            <w:tcW w:w="0" w:type="auto"/>
          </w:tcPr>
          <w:p w14:paraId="6BE5B153" w14:textId="77777777" w:rsidR="003E5245" w:rsidRDefault="003E5245" w:rsidP="00DF2EE1">
            <w:pPr>
              <w:tabs>
                <w:tab w:val="center" w:pos="3736"/>
                <w:tab w:val="right" w:pos="10109"/>
              </w:tabs>
              <w:rPr>
                <w:rFonts w:ascii="等线" w:eastAsia="等线" w:hAnsi="等线" w:cs="宋体"/>
              </w:rPr>
            </w:pPr>
            <w:r>
              <w:rPr>
                <w:rFonts w:ascii="等线" w:eastAsia="等线" w:hAnsi="等线" w:cs="宋体" w:hint="eastAsia"/>
              </w:rPr>
              <w:t>5</w:t>
            </w:r>
          </w:p>
        </w:tc>
        <w:tc>
          <w:tcPr>
            <w:tcW w:w="0" w:type="auto"/>
          </w:tcPr>
          <w:p w14:paraId="65D0A933" w14:textId="77777777" w:rsidR="003E5245" w:rsidRDefault="008E0B9B" w:rsidP="00DF2EE1">
            <w:pPr>
              <w:tabs>
                <w:tab w:val="center" w:pos="3736"/>
                <w:tab w:val="right" w:pos="10109"/>
              </w:tabs>
            </w:pPr>
            <m:oMathPara>
              <m:oMath>
                <m:sSub>
                  <m:sSubPr>
                    <m:ctrlPr>
                      <w:rPr>
                        <w:rFonts w:ascii="Cambria Math" w:hAnsi="Cambria Math"/>
                      </w:rPr>
                    </m:ctrlPr>
                  </m:sSubPr>
                  <m:e>
                    <m:r>
                      <w:rPr>
                        <w:rFonts w:ascii="Cambria Math" w:hAnsi="Cambria Math" w:hint="eastAsia"/>
                      </w:rPr>
                      <m:t>f</m:t>
                    </m:r>
                  </m:e>
                  <m:sub>
                    <m:r>
                      <w:rPr>
                        <w:rFonts w:ascii="Cambria Math" w:hAnsi="Cambria Math"/>
                      </w:rPr>
                      <m:t>ap</m:t>
                    </m:r>
                  </m:sub>
                </m:sSub>
                <m:r>
                  <w:rPr>
                    <w:rFonts w:ascii="Cambria Math" w:hAnsi="Cambria Math" w:hint="eastAsia"/>
                  </w:rPr>
                  <m:t>、</m:t>
                </m:r>
                <m:sSub>
                  <m:sSubPr>
                    <m:ctrlPr>
                      <w:rPr>
                        <w:rFonts w:ascii="Cambria Math" w:hAnsi="Cambria Math"/>
                      </w:rPr>
                    </m:ctrlPr>
                  </m:sSubPr>
                  <m:e>
                    <m:r>
                      <w:rPr>
                        <w:rFonts w:ascii="Cambria Math" w:hAnsi="Cambria Math" w:hint="eastAsia"/>
                      </w:rPr>
                      <m:t>f</m:t>
                    </m:r>
                  </m:e>
                  <m:sub>
                    <m:r>
                      <w:rPr>
                        <w:rFonts w:ascii="Cambria Math" w:hAnsi="Cambria Math" w:hint="eastAsia"/>
                      </w:rPr>
                      <m:t>app</m:t>
                    </m:r>
                  </m:sub>
                </m:sSub>
              </m:oMath>
            </m:oMathPara>
          </w:p>
        </w:tc>
        <w:tc>
          <w:tcPr>
            <w:tcW w:w="0" w:type="auto"/>
          </w:tcPr>
          <w:p w14:paraId="10F7F79A" w14:textId="77777777" w:rsidR="003E5245" w:rsidRDefault="003E5245" w:rsidP="00DF2EE1">
            <w:pPr>
              <w:tabs>
                <w:tab w:val="center" w:pos="3736"/>
                <w:tab w:val="right" w:pos="10109"/>
              </w:tabs>
            </w:pPr>
            <w:r>
              <w:rPr>
                <w:rFonts w:hint="eastAsia"/>
              </w:rPr>
              <w:t>呼吸暂停次数、呼吸暂停次数与总呼吸次数所占比重</w:t>
            </w:r>
          </w:p>
        </w:tc>
      </w:tr>
      <w:tr w:rsidR="003E5245" w14:paraId="6196CB82" w14:textId="77777777" w:rsidTr="00DF2EE1">
        <w:tc>
          <w:tcPr>
            <w:tcW w:w="0" w:type="auto"/>
          </w:tcPr>
          <w:p w14:paraId="72B82628" w14:textId="77777777" w:rsidR="003E5245" w:rsidRDefault="003E5245" w:rsidP="00DF2EE1">
            <w:pPr>
              <w:tabs>
                <w:tab w:val="center" w:pos="3736"/>
                <w:tab w:val="right" w:pos="10109"/>
              </w:tabs>
              <w:rPr>
                <w:rFonts w:ascii="等线" w:eastAsia="等线" w:hAnsi="等线" w:cs="宋体"/>
              </w:rPr>
            </w:pPr>
            <w:r>
              <w:rPr>
                <w:rFonts w:ascii="等线" w:eastAsia="等线" w:hAnsi="等线" w:cs="宋体" w:hint="eastAsia"/>
              </w:rPr>
              <w:t>6</w:t>
            </w:r>
          </w:p>
        </w:tc>
        <w:tc>
          <w:tcPr>
            <w:tcW w:w="0" w:type="auto"/>
          </w:tcPr>
          <w:p w14:paraId="1D9CB32F" w14:textId="77777777" w:rsidR="003E5245" w:rsidRDefault="008E0B9B" w:rsidP="00DF2EE1">
            <w:pPr>
              <w:tabs>
                <w:tab w:val="center" w:pos="3736"/>
                <w:tab w:val="right" w:pos="10109"/>
              </w:tabs>
            </w:pPr>
            <m:oMathPara>
              <m:oMath>
                <m:sSub>
                  <m:sSubPr>
                    <m:ctrlPr>
                      <w:rPr>
                        <w:rFonts w:ascii="Cambria Math" w:hAnsi="Cambria Math"/>
                      </w:rPr>
                    </m:ctrlPr>
                  </m:sSubPr>
                  <m:e>
                    <m:r>
                      <w:rPr>
                        <w:rFonts w:ascii="Cambria Math" w:hAnsi="Cambria Math" w:hint="eastAsia"/>
                      </w:rPr>
                      <m:t>f</m:t>
                    </m:r>
                  </m:e>
                  <m:sub>
                    <m:r>
                      <w:rPr>
                        <w:rFonts w:ascii="Cambria Math" w:hAnsi="Cambria Math"/>
                      </w:rPr>
                      <m:t>nor</m:t>
                    </m:r>
                  </m:sub>
                </m:sSub>
                <m:r>
                  <w:rPr>
                    <w:rFonts w:ascii="Cambria Math" w:hAnsi="Cambria Math" w:hint="eastAsia"/>
                  </w:rPr>
                  <m:t>、</m:t>
                </m:r>
                <m:sSub>
                  <m:sSubPr>
                    <m:ctrlPr>
                      <w:rPr>
                        <w:rFonts w:ascii="Cambria Math" w:hAnsi="Cambria Math"/>
                      </w:rPr>
                    </m:ctrlPr>
                  </m:sSubPr>
                  <m:e>
                    <m:r>
                      <w:rPr>
                        <w:rFonts w:ascii="Cambria Math" w:hAnsi="Cambria Math" w:hint="eastAsia"/>
                      </w:rPr>
                      <m:t>f</m:t>
                    </m:r>
                  </m:e>
                  <m:sub>
                    <m:r>
                      <w:rPr>
                        <w:rFonts w:ascii="Cambria Math" w:hAnsi="Cambria Math" w:hint="eastAsia"/>
                      </w:rPr>
                      <m:t>norp</m:t>
                    </m:r>
                  </m:sub>
                </m:sSub>
              </m:oMath>
            </m:oMathPara>
          </w:p>
        </w:tc>
        <w:tc>
          <w:tcPr>
            <w:tcW w:w="0" w:type="auto"/>
          </w:tcPr>
          <w:p w14:paraId="1F92E639" w14:textId="77777777" w:rsidR="003E5245" w:rsidRDefault="003E5245" w:rsidP="00DF2EE1">
            <w:pPr>
              <w:tabs>
                <w:tab w:val="center" w:pos="3736"/>
                <w:tab w:val="right" w:pos="10109"/>
              </w:tabs>
            </w:pPr>
            <w:r>
              <w:rPr>
                <w:rFonts w:hint="eastAsia"/>
              </w:rPr>
              <w:t>正常呼吸次数、正常呼吸次数与总呼吸次数所占比重</w:t>
            </w:r>
          </w:p>
        </w:tc>
      </w:tr>
      <w:tr w:rsidR="003E5245" w14:paraId="425057C0" w14:textId="77777777" w:rsidTr="00DF2EE1">
        <w:tc>
          <w:tcPr>
            <w:tcW w:w="0" w:type="auto"/>
          </w:tcPr>
          <w:p w14:paraId="710A19E8" w14:textId="77777777" w:rsidR="003E5245" w:rsidRDefault="003E5245" w:rsidP="00DF2EE1">
            <w:pPr>
              <w:tabs>
                <w:tab w:val="center" w:pos="3736"/>
                <w:tab w:val="right" w:pos="10109"/>
              </w:tabs>
              <w:rPr>
                <w:rFonts w:ascii="等线" w:eastAsia="等线" w:hAnsi="等线" w:cs="宋体"/>
              </w:rPr>
            </w:pPr>
            <w:r>
              <w:rPr>
                <w:rFonts w:ascii="等线" w:eastAsia="等线" w:hAnsi="等线" w:cs="宋体" w:hint="eastAsia"/>
              </w:rPr>
              <w:t>7</w:t>
            </w:r>
          </w:p>
        </w:tc>
        <w:tc>
          <w:tcPr>
            <w:tcW w:w="0" w:type="auto"/>
          </w:tcPr>
          <w:p w14:paraId="2B90D7C3" w14:textId="77777777" w:rsidR="003E5245" w:rsidRDefault="008E0B9B" w:rsidP="00DF2EE1">
            <w:pPr>
              <w:tabs>
                <w:tab w:val="center" w:pos="3736"/>
                <w:tab w:val="right" w:pos="10109"/>
              </w:tabs>
            </w:pPr>
            <m:oMathPara>
              <m:oMath>
                <m:sSub>
                  <m:sSubPr>
                    <m:ctrlPr>
                      <w:rPr>
                        <w:rFonts w:ascii="Cambria Math" w:hAnsi="Cambria Math"/>
                      </w:rPr>
                    </m:ctrlPr>
                  </m:sSubPr>
                  <m:e>
                    <m:r>
                      <w:rPr>
                        <w:rFonts w:ascii="Cambria Math" w:hAnsi="Cambria Math" w:hint="eastAsia"/>
                      </w:rPr>
                      <m:t>f</m:t>
                    </m:r>
                  </m:e>
                  <m:sub>
                    <m:r>
                      <w:rPr>
                        <w:rFonts w:ascii="Cambria Math" w:hAnsi="Cambria Math" w:hint="eastAsia"/>
                      </w:rPr>
                      <m:t>kur</m:t>
                    </m:r>
                  </m:sub>
                </m:sSub>
              </m:oMath>
            </m:oMathPara>
          </w:p>
        </w:tc>
        <w:tc>
          <w:tcPr>
            <w:tcW w:w="0" w:type="auto"/>
          </w:tcPr>
          <w:p w14:paraId="6EB21EB1" w14:textId="77777777" w:rsidR="003E5245" w:rsidRDefault="003E5245" w:rsidP="00DF2EE1">
            <w:pPr>
              <w:tabs>
                <w:tab w:val="center" w:pos="3736"/>
                <w:tab w:val="right" w:pos="10109"/>
              </w:tabs>
            </w:pPr>
            <w:r>
              <w:rPr>
                <w:rFonts w:hint="eastAsia"/>
              </w:rPr>
              <w:t>呼吸流量信号在感兴趣频段内的频谱峰度</w:t>
            </w:r>
          </w:p>
        </w:tc>
      </w:tr>
      <w:tr w:rsidR="003E5245" w14:paraId="62D46248" w14:textId="77777777" w:rsidTr="00DF2EE1">
        <w:tc>
          <w:tcPr>
            <w:tcW w:w="0" w:type="auto"/>
          </w:tcPr>
          <w:p w14:paraId="1F432683" w14:textId="77777777" w:rsidR="003E5245" w:rsidRDefault="003E5245" w:rsidP="00DF2EE1">
            <w:pPr>
              <w:tabs>
                <w:tab w:val="center" w:pos="3736"/>
                <w:tab w:val="right" w:pos="10109"/>
              </w:tabs>
              <w:rPr>
                <w:rFonts w:ascii="等线" w:eastAsia="等线" w:hAnsi="等线" w:cs="Times New Roman"/>
              </w:rPr>
            </w:pPr>
            <w:r>
              <w:rPr>
                <w:rFonts w:ascii="等线" w:eastAsia="等线" w:hAnsi="等线" w:cs="Times New Roman" w:hint="eastAsia"/>
              </w:rPr>
              <w:t>8</w:t>
            </w:r>
          </w:p>
        </w:tc>
        <w:tc>
          <w:tcPr>
            <w:tcW w:w="0" w:type="auto"/>
          </w:tcPr>
          <w:p w14:paraId="6E29272F" w14:textId="77777777" w:rsidR="003E5245" w:rsidRDefault="008E0B9B" w:rsidP="00DF2EE1">
            <w:pPr>
              <w:tabs>
                <w:tab w:val="center" w:pos="3736"/>
                <w:tab w:val="right" w:pos="10109"/>
              </w:tabs>
              <w:rPr>
                <w:rFonts w:ascii="等线" w:eastAsia="等线" w:hAnsi="等线" w:cs="Times New Roman"/>
              </w:rPr>
            </w:pPr>
            <m:oMathPara>
              <m:oMath>
                <m:sSub>
                  <m:sSubPr>
                    <m:ctrlPr>
                      <w:rPr>
                        <w:rFonts w:ascii="Cambria Math" w:hAnsi="Cambria Math"/>
                      </w:rPr>
                    </m:ctrlPr>
                  </m:sSubPr>
                  <m:e>
                    <m:r>
                      <w:rPr>
                        <w:rFonts w:ascii="Cambria Math" w:hAnsi="Cambria Math"/>
                      </w:rPr>
                      <m:t>sp</m:t>
                    </m:r>
                  </m:e>
                  <m:sub>
                    <m:r>
                      <w:rPr>
                        <w:rFonts w:ascii="Cambria Math" w:hAnsi="Cambria Math"/>
                      </w:rPr>
                      <m:t>std</m:t>
                    </m:r>
                  </m:sub>
                </m:sSub>
              </m:oMath>
            </m:oMathPara>
          </w:p>
        </w:tc>
        <w:tc>
          <w:tcPr>
            <w:tcW w:w="0" w:type="auto"/>
          </w:tcPr>
          <w:p w14:paraId="3BD12DBC" w14:textId="77777777" w:rsidR="003E5245" w:rsidRDefault="003E5245" w:rsidP="00DF2EE1">
            <w:pPr>
              <w:tabs>
                <w:tab w:val="center" w:pos="3736"/>
                <w:tab w:val="right" w:pos="10109"/>
              </w:tabs>
            </w:pPr>
            <w:r>
              <w:rPr>
                <w:rFonts w:hint="eastAsia"/>
              </w:rPr>
              <w:t>血氧信号标准差</w:t>
            </w:r>
          </w:p>
        </w:tc>
      </w:tr>
      <w:tr w:rsidR="003E5245" w14:paraId="164064EC" w14:textId="77777777" w:rsidTr="00DF2EE1">
        <w:tc>
          <w:tcPr>
            <w:tcW w:w="0" w:type="auto"/>
          </w:tcPr>
          <w:p w14:paraId="08CB4DF5" w14:textId="77777777" w:rsidR="003E5245" w:rsidRDefault="003E5245" w:rsidP="00DF2EE1">
            <w:pPr>
              <w:tabs>
                <w:tab w:val="center" w:pos="3736"/>
                <w:tab w:val="right" w:pos="10109"/>
              </w:tabs>
              <w:rPr>
                <w:rFonts w:ascii="等线" w:eastAsia="等线" w:hAnsi="等线" w:cs="Times New Roman"/>
              </w:rPr>
            </w:pPr>
            <w:r>
              <w:rPr>
                <w:rFonts w:ascii="等线" w:eastAsia="等线" w:hAnsi="等线" w:cs="Times New Roman" w:hint="eastAsia"/>
              </w:rPr>
              <w:t>9</w:t>
            </w:r>
          </w:p>
        </w:tc>
        <w:tc>
          <w:tcPr>
            <w:tcW w:w="0" w:type="auto"/>
          </w:tcPr>
          <w:p w14:paraId="7A7A75C2" w14:textId="77777777" w:rsidR="003E5245" w:rsidRDefault="008E0B9B" w:rsidP="00DF2EE1">
            <w:pPr>
              <w:tabs>
                <w:tab w:val="center" w:pos="3736"/>
                <w:tab w:val="right" w:pos="10109"/>
              </w:tabs>
              <w:rPr>
                <w:rFonts w:ascii="等线" w:eastAsia="等线" w:hAnsi="等线" w:cs="Times New Roman"/>
              </w:rPr>
            </w:pPr>
            <m:oMathPara>
              <m:oMath>
                <m:sSub>
                  <m:sSubPr>
                    <m:ctrlPr>
                      <w:rPr>
                        <w:rFonts w:ascii="Cambria Math" w:hAnsi="Cambria Math"/>
                      </w:rPr>
                    </m:ctrlPr>
                  </m:sSubPr>
                  <m:e>
                    <m:r>
                      <w:rPr>
                        <w:rFonts w:ascii="Cambria Math" w:hAnsi="Cambria Math"/>
                      </w:rPr>
                      <m:t>sp</m:t>
                    </m:r>
                  </m:e>
                  <m:sub>
                    <m:r>
                      <w:rPr>
                        <w:rFonts w:ascii="Cambria Math" w:hAnsi="Cambria Math"/>
                      </w:rPr>
                      <m:t>ran</m:t>
                    </m:r>
                  </m:sub>
                </m:sSub>
              </m:oMath>
            </m:oMathPara>
          </w:p>
        </w:tc>
        <w:tc>
          <w:tcPr>
            <w:tcW w:w="0" w:type="auto"/>
          </w:tcPr>
          <w:p w14:paraId="470497CD" w14:textId="77777777" w:rsidR="003E5245" w:rsidRDefault="003E5245" w:rsidP="00DF2EE1">
            <w:pPr>
              <w:tabs>
                <w:tab w:val="center" w:pos="3736"/>
                <w:tab w:val="right" w:pos="10109"/>
              </w:tabs>
            </w:pPr>
            <w:r>
              <w:rPr>
                <w:rFonts w:hint="eastAsia"/>
              </w:rPr>
              <w:t>血氧信号极差</w:t>
            </w:r>
          </w:p>
        </w:tc>
      </w:tr>
      <w:tr w:rsidR="00A63BB3" w14:paraId="02662F5B" w14:textId="77777777" w:rsidTr="00DF2EE1">
        <w:tc>
          <w:tcPr>
            <w:tcW w:w="0" w:type="auto"/>
          </w:tcPr>
          <w:p w14:paraId="6A601908" w14:textId="3D92FEE8" w:rsidR="00A63BB3" w:rsidRDefault="00A63BB3" w:rsidP="00DF2EE1">
            <w:pPr>
              <w:tabs>
                <w:tab w:val="center" w:pos="3736"/>
                <w:tab w:val="right" w:pos="10109"/>
              </w:tabs>
              <w:rPr>
                <w:rFonts w:ascii="等线" w:eastAsia="等线" w:hAnsi="等线" w:cs="Times New Roman"/>
              </w:rPr>
            </w:pPr>
            <w:r>
              <w:rPr>
                <w:rFonts w:ascii="等线" w:eastAsia="等线" w:hAnsi="等线" w:cs="Times New Roman" w:hint="eastAsia"/>
              </w:rPr>
              <w:t>1</w:t>
            </w:r>
            <w:r>
              <w:rPr>
                <w:rFonts w:ascii="等线" w:eastAsia="等线" w:hAnsi="等线" w:cs="Times New Roman"/>
              </w:rPr>
              <w:t>0</w:t>
            </w:r>
          </w:p>
        </w:tc>
        <w:tc>
          <w:tcPr>
            <w:tcW w:w="0" w:type="auto"/>
          </w:tcPr>
          <w:p w14:paraId="03AD3754" w14:textId="3559F13B" w:rsidR="00A63BB3" w:rsidRDefault="008E0B9B" w:rsidP="00DF2EE1">
            <w:pPr>
              <w:tabs>
                <w:tab w:val="center" w:pos="3736"/>
                <w:tab w:val="right" w:pos="10109"/>
              </w:tabs>
              <w:rPr>
                <w:rFonts w:ascii="等线" w:eastAsia="等线" w:hAnsi="等线" w:cs="Times New Roman"/>
              </w:rPr>
            </w:pPr>
            <m:oMathPara>
              <m:oMath>
                <m:sSub>
                  <m:sSubPr>
                    <m:ctrlPr>
                      <w:rPr>
                        <w:rFonts w:ascii="Cambria Math" w:hAnsi="Cambria Math"/>
                      </w:rPr>
                    </m:ctrlPr>
                  </m:sSubPr>
                  <m:e>
                    <m:r>
                      <w:rPr>
                        <w:rFonts w:ascii="Cambria Math" w:hAnsi="Cambria Math"/>
                      </w:rPr>
                      <m:t>sp</m:t>
                    </m:r>
                  </m:e>
                  <m:sub>
                    <m:r>
                      <w:rPr>
                        <w:rFonts w:ascii="Cambria Math" w:hAnsi="Cambria Math"/>
                      </w:rPr>
                      <m:t>slope</m:t>
                    </m:r>
                  </m:sub>
                </m:sSub>
              </m:oMath>
            </m:oMathPara>
          </w:p>
        </w:tc>
        <w:tc>
          <w:tcPr>
            <w:tcW w:w="0" w:type="auto"/>
          </w:tcPr>
          <w:p w14:paraId="273048D1" w14:textId="253FC987" w:rsidR="00A63BB3" w:rsidRDefault="00A63BB3" w:rsidP="00DF2EE1">
            <w:pPr>
              <w:tabs>
                <w:tab w:val="center" w:pos="3736"/>
                <w:tab w:val="right" w:pos="10109"/>
              </w:tabs>
            </w:pPr>
            <w:r>
              <w:rPr>
                <w:rFonts w:hint="eastAsia"/>
              </w:rPr>
              <w:t>血氧变化斜率</w:t>
            </w:r>
          </w:p>
        </w:tc>
      </w:tr>
      <w:tr w:rsidR="003E5245" w14:paraId="228A83AF" w14:textId="77777777" w:rsidTr="00DF2EE1">
        <w:tc>
          <w:tcPr>
            <w:tcW w:w="0" w:type="auto"/>
          </w:tcPr>
          <w:p w14:paraId="3F6C7638" w14:textId="6A2C28AD" w:rsidR="003E5245" w:rsidRDefault="003E5245" w:rsidP="00DF2EE1">
            <w:pPr>
              <w:tabs>
                <w:tab w:val="center" w:pos="3736"/>
                <w:tab w:val="right" w:pos="10109"/>
              </w:tabs>
              <w:rPr>
                <w:rFonts w:ascii="等线" w:eastAsia="等线" w:hAnsi="等线" w:cs="Times New Roman"/>
              </w:rPr>
            </w:pPr>
            <w:r>
              <w:rPr>
                <w:rFonts w:ascii="等线" w:eastAsia="等线" w:hAnsi="等线" w:cs="Times New Roman" w:hint="eastAsia"/>
              </w:rPr>
              <w:t>1</w:t>
            </w:r>
            <w:r w:rsidR="00A63BB3">
              <w:rPr>
                <w:rFonts w:ascii="等线" w:eastAsia="等线" w:hAnsi="等线" w:cs="Times New Roman"/>
              </w:rPr>
              <w:t>1</w:t>
            </w:r>
          </w:p>
        </w:tc>
        <w:tc>
          <w:tcPr>
            <w:tcW w:w="0" w:type="auto"/>
          </w:tcPr>
          <w:p w14:paraId="3F001CEF" w14:textId="77777777" w:rsidR="003E5245" w:rsidRDefault="008E0B9B" w:rsidP="00DF2EE1">
            <w:pPr>
              <w:tabs>
                <w:tab w:val="center" w:pos="3736"/>
                <w:tab w:val="right" w:pos="10109"/>
              </w:tabs>
              <w:rPr>
                <w:rFonts w:ascii="等线" w:eastAsia="等线" w:hAnsi="等线" w:cs="Times New Roman"/>
              </w:rPr>
            </w:pPr>
            <m:oMathPara>
              <m:oMath>
                <m:sSub>
                  <m:sSubPr>
                    <m:ctrlPr>
                      <w:rPr>
                        <w:rFonts w:ascii="Cambria Math" w:hAnsi="Cambria Math"/>
                      </w:rPr>
                    </m:ctrlPr>
                  </m:sSubPr>
                  <m:e>
                    <m:r>
                      <w:rPr>
                        <w:rFonts w:ascii="Cambria Math" w:hAnsi="Cambria Math" w:hint="eastAsia"/>
                      </w:rPr>
                      <m:t>sp</m:t>
                    </m:r>
                  </m:e>
                  <m:sub>
                    <m:r>
                      <w:rPr>
                        <w:rFonts w:ascii="Cambria Math" w:hAnsi="Cambria Math"/>
                      </w:rPr>
                      <m:t>un1</m:t>
                    </m:r>
                  </m:sub>
                </m:sSub>
                <m:r>
                  <w:rPr>
                    <w:rFonts w:ascii="Cambria Math" w:hAnsi="Cambria Math" w:hint="eastAsia"/>
                  </w:rPr>
                  <m:t>、</m:t>
                </m:r>
                <m:sSub>
                  <m:sSubPr>
                    <m:ctrlPr>
                      <w:rPr>
                        <w:rFonts w:ascii="Cambria Math" w:hAnsi="Cambria Math"/>
                      </w:rPr>
                    </m:ctrlPr>
                  </m:sSubPr>
                  <m:e>
                    <m:r>
                      <w:rPr>
                        <w:rFonts w:ascii="Cambria Math" w:hAnsi="Cambria Math" w:hint="eastAsia"/>
                      </w:rPr>
                      <m:t>sp</m:t>
                    </m:r>
                  </m:e>
                  <m:sub>
                    <m:r>
                      <w:rPr>
                        <w:rFonts w:ascii="Cambria Math" w:hAnsi="Cambria Math"/>
                      </w:rPr>
                      <m:t>un2</m:t>
                    </m:r>
                  </m:sub>
                </m:sSub>
              </m:oMath>
            </m:oMathPara>
          </w:p>
        </w:tc>
        <w:tc>
          <w:tcPr>
            <w:tcW w:w="0" w:type="auto"/>
          </w:tcPr>
          <w:p w14:paraId="0262C775" w14:textId="77777777" w:rsidR="003E5245" w:rsidRDefault="003E5245" w:rsidP="00DF2EE1">
            <w:pPr>
              <w:tabs>
                <w:tab w:val="center" w:pos="3736"/>
                <w:tab w:val="right" w:pos="10109"/>
              </w:tabs>
            </w:pPr>
            <w:r>
              <w:rPr>
                <w:rFonts w:hint="eastAsia"/>
              </w:rPr>
              <w:t>血氧欠饱和时长</w:t>
            </w:r>
          </w:p>
        </w:tc>
      </w:tr>
      <w:tr w:rsidR="003E5245" w14:paraId="0F6776D1" w14:textId="77777777" w:rsidTr="00DF2EE1">
        <w:tc>
          <w:tcPr>
            <w:tcW w:w="0" w:type="auto"/>
          </w:tcPr>
          <w:p w14:paraId="36EAA28D" w14:textId="0BD3D993" w:rsidR="003E5245" w:rsidRDefault="003E5245" w:rsidP="00DF2EE1">
            <w:pPr>
              <w:tabs>
                <w:tab w:val="center" w:pos="3736"/>
                <w:tab w:val="right" w:pos="10109"/>
              </w:tabs>
              <w:rPr>
                <w:rFonts w:ascii="等线" w:eastAsia="等线" w:hAnsi="等线" w:cs="Times New Roman"/>
              </w:rPr>
            </w:pPr>
            <w:r>
              <w:rPr>
                <w:rFonts w:ascii="等线" w:eastAsia="等线" w:hAnsi="等线" w:cs="Times New Roman" w:hint="eastAsia"/>
              </w:rPr>
              <w:t>1</w:t>
            </w:r>
            <w:r w:rsidR="00A63BB3">
              <w:rPr>
                <w:rFonts w:ascii="等线" w:eastAsia="等线" w:hAnsi="等线" w:cs="Times New Roman"/>
              </w:rPr>
              <w:t>2</w:t>
            </w:r>
          </w:p>
        </w:tc>
        <w:tc>
          <w:tcPr>
            <w:tcW w:w="0" w:type="auto"/>
          </w:tcPr>
          <w:p w14:paraId="626ABAC3" w14:textId="77777777" w:rsidR="003E5245" w:rsidRDefault="008E0B9B" w:rsidP="00DF2EE1">
            <w:pPr>
              <w:tabs>
                <w:tab w:val="center" w:pos="3736"/>
                <w:tab w:val="right" w:pos="10109"/>
              </w:tabs>
              <w:rPr>
                <w:rFonts w:ascii="等线" w:eastAsia="等线" w:hAnsi="等线" w:cs="Times New Roman"/>
              </w:rPr>
            </w:pPr>
            <m:oMathPara>
              <m:oMath>
                <m:sSub>
                  <m:sSubPr>
                    <m:ctrlPr>
                      <w:rPr>
                        <w:rFonts w:ascii="Cambria Math" w:hAnsi="Cambria Math"/>
                      </w:rPr>
                    </m:ctrlPr>
                  </m:sSubPr>
                  <m:e>
                    <m:r>
                      <w:rPr>
                        <w:rFonts w:ascii="Cambria Math" w:hAnsi="Cambria Math" w:hint="eastAsia"/>
                      </w:rPr>
                      <m:t>sp</m:t>
                    </m:r>
                  </m:e>
                  <m:sub>
                    <m:r>
                      <w:rPr>
                        <w:rFonts w:ascii="Cambria Math" w:hAnsi="Cambria Math"/>
                      </w:rPr>
                      <m:t>de1</m:t>
                    </m:r>
                  </m:sub>
                </m:sSub>
                <m:r>
                  <w:rPr>
                    <w:rFonts w:ascii="Cambria Math" w:hAnsi="Cambria Math" w:hint="eastAsia"/>
                  </w:rPr>
                  <m:t>、</m:t>
                </m:r>
                <m:sSub>
                  <m:sSubPr>
                    <m:ctrlPr>
                      <w:rPr>
                        <w:rFonts w:ascii="Cambria Math" w:hAnsi="Cambria Math"/>
                      </w:rPr>
                    </m:ctrlPr>
                  </m:sSubPr>
                  <m:e>
                    <m:r>
                      <w:rPr>
                        <w:rFonts w:ascii="Cambria Math" w:hAnsi="Cambria Math" w:hint="eastAsia"/>
                      </w:rPr>
                      <m:t>sp</m:t>
                    </m:r>
                  </m:e>
                  <m:sub>
                    <m:r>
                      <w:rPr>
                        <w:rFonts w:ascii="Cambria Math" w:hAnsi="Cambria Math"/>
                      </w:rPr>
                      <m:t>de2</m:t>
                    </m:r>
                  </m:sub>
                </m:sSub>
              </m:oMath>
            </m:oMathPara>
          </w:p>
        </w:tc>
        <w:tc>
          <w:tcPr>
            <w:tcW w:w="0" w:type="auto"/>
          </w:tcPr>
          <w:p w14:paraId="338BA5E1" w14:textId="77777777" w:rsidR="003E5245" w:rsidRDefault="003E5245" w:rsidP="00DF2EE1">
            <w:pPr>
              <w:tabs>
                <w:tab w:val="center" w:pos="3736"/>
                <w:tab w:val="right" w:pos="10109"/>
              </w:tabs>
            </w:pPr>
            <w:r>
              <w:rPr>
                <w:rFonts w:hint="eastAsia"/>
              </w:rPr>
              <w:t>血氧下降水平</w:t>
            </w:r>
          </w:p>
        </w:tc>
      </w:tr>
      <w:tr w:rsidR="003E5245" w14:paraId="453B6098" w14:textId="77777777" w:rsidTr="00DF2EE1">
        <w:tc>
          <w:tcPr>
            <w:tcW w:w="0" w:type="auto"/>
          </w:tcPr>
          <w:p w14:paraId="0F45EDBF" w14:textId="347CCD39" w:rsidR="003E5245" w:rsidRDefault="003E5245" w:rsidP="00DF2EE1">
            <w:pPr>
              <w:tabs>
                <w:tab w:val="center" w:pos="3736"/>
                <w:tab w:val="right" w:pos="10109"/>
              </w:tabs>
              <w:rPr>
                <w:rFonts w:ascii="等线" w:eastAsia="等线" w:hAnsi="等线" w:cs="Times New Roman"/>
              </w:rPr>
            </w:pPr>
            <w:r>
              <w:rPr>
                <w:rFonts w:ascii="等线" w:eastAsia="等线" w:hAnsi="等线" w:cs="Times New Roman" w:hint="eastAsia"/>
              </w:rPr>
              <w:t>1</w:t>
            </w:r>
            <w:r w:rsidR="00A63BB3">
              <w:rPr>
                <w:rFonts w:ascii="等线" w:eastAsia="等线" w:hAnsi="等线" w:cs="Times New Roman"/>
              </w:rPr>
              <w:t>3</w:t>
            </w:r>
          </w:p>
        </w:tc>
        <w:tc>
          <w:tcPr>
            <w:tcW w:w="0" w:type="auto"/>
          </w:tcPr>
          <w:p w14:paraId="08BE663F" w14:textId="77777777" w:rsidR="003E5245" w:rsidRDefault="008E0B9B" w:rsidP="00DF2EE1">
            <w:pPr>
              <w:tabs>
                <w:tab w:val="center" w:pos="3736"/>
                <w:tab w:val="right" w:pos="10109"/>
              </w:tabs>
              <w:rPr>
                <w:rFonts w:ascii="等线" w:eastAsia="等线" w:hAnsi="等线" w:cs="Times New Roman"/>
              </w:rPr>
            </w:pPr>
            <m:oMathPara>
              <m:oMath>
                <m:sSub>
                  <m:sSubPr>
                    <m:ctrlPr>
                      <w:rPr>
                        <w:rFonts w:ascii="Cambria Math" w:hAnsi="Cambria Math"/>
                      </w:rPr>
                    </m:ctrlPr>
                  </m:sSubPr>
                  <m:e>
                    <m:r>
                      <w:rPr>
                        <w:rFonts w:ascii="Cambria Math" w:hAnsi="Cambria Math" w:hint="eastAsia"/>
                      </w:rPr>
                      <m:t>sp</m:t>
                    </m:r>
                  </m:e>
                  <m:sub>
                    <m:r>
                      <w:rPr>
                        <w:rFonts w:ascii="Cambria Math" w:hAnsi="Cambria Math"/>
                      </w:rPr>
                      <m:t>92</m:t>
                    </m:r>
                  </m:sub>
                </m:sSub>
                <m:r>
                  <w:rPr>
                    <w:rFonts w:ascii="Cambria Math" w:hAnsi="Cambria Math" w:hint="eastAsia"/>
                  </w:rPr>
                  <m:t>、</m:t>
                </m:r>
                <m:sSub>
                  <m:sSubPr>
                    <m:ctrlPr>
                      <w:rPr>
                        <w:rFonts w:ascii="Cambria Math" w:hAnsi="Cambria Math"/>
                      </w:rPr>
                    </m:ctrlPr>
                  </m:sSubPr>
                  <m:e>
                    <m:r>
                      <w:rPr>
                        <w:rFonts w:ascii="Cambria Math" w:hAnsi="Cambria Math" w:hint="eastAsia"/>
                      </w:rPr>
                      <m:t>sp</m:t>
                    </m:r>
                  </m:e>
                  <m:sub>
                    <m:r>
                      <w:rPr>
                        <w:rFonts w:ascii="Cambria Math" w:hAnsi="Cambria Math"/>
                      </w:rPr>
                      <m:t>91</m:t>
                    </m:r>
                  </m:sub>
                </m:sSub>
              </m:oMath>
            </m:oMathPara>
          </w:p>
        </w:tc>
        <w:tc>
          <w:tcPr>
            <w:tcW w:w="0" w:type="auto"/>
          </w:tcPr>
          <w:p w14:paraId="0B6538A9" w14:textId="77777777" w:rsidR="003E5245" w:rsidRDefault="003E5245" w:rsidP="00DF2EE1">
            <w:pPr>
              <w:tabs>
                <w:tab w:val="center" w:pos="3736"/>
                <w:tab w:val="right" w:pos="10109"/>
              </w:tabs>
            </w:pPr>
            <w:r>
              <w:rPr>
                <w:rFonts w:hint="eastAsia"/>
              </w:rPr>
              <w:t>血氧低于9</w:t>
            </w:r>
            <w:r>
              <w:t>2</w:t>
            </w:r>
            <w:r>
              <w:rPr>
                <w:rFonts w:hint="eastAsia"/>
              </w:rPr>
              <w:t>、9</w:t>
            </w:r>
            <w:r>
              <w:t>1</w:t>
            </w:r>
            <w:r>
              <w:rPr>
                <w:rFonts w:hint="eastAsia"/>
              </w:rPr>
              <w:t>水平的持续时长</w:t>
            </w:r>
          </w:p>
        </w:tc>
      </w:tr>
    </w:tbl>
    <w:p w14:paraId="11F57FB6" w14:textId="77777777" w:rsidR="003E5245" w:rsidRPr="00252AA6" w:rsidRDefault="003E5245" w:rsidP="003E5245">
      <w:pPr>
        <w:tabs>
          <w:tab w:val="center" w:pos="3736"/>
          <w:tab w:val="right" w:pos="10109"/>
        </w:tabs>
      </w:pPr>
    </w:p>
    <w:p w14:paraId="12313074" w14:textId="77777777" w:rsidR="003E5245" w:rsidRDefault="003E5245" w:rsidP="003E5245">
      <w:pPr>
        <w:tabs>
          <w:tab w:val="center" w:pos="4156"/>
          <w:tab w:val="right" w:pos="10109"/>
        </w:tabs>
        <w:rPr>
          <w:b/>
        </w:rPr>
      </w:pPr>
      <w:r w:rsidRPr="00DA0109">
        <w:rPr>
          <w:b/>
        </w:rPr>
        <w:t>2</w:t>
      </w:r>
      <w:r w:rsidRPr="00DA0109">
        <w:rPr>
          <w:rFonts w:hint="eastAsia"/>
          <w:b/>
        </w:rPr>
        <w:t>.</w:t>
      </w:r>
      <w:r>
        <w:rPr>
          <w:b/>
        </w:rPr>
        <w:t>5</w:t>
      </w:r>
      <w:r w:rsidRPr="00DA0109">
        <w:rPr>
          <w:b/>
        </w:rPr>
        <w:t xml:space="preserve"> </w:t>
      </w:r>
      <w:r>
        <w:rPr>
          <w:rFonts w:hint="eastAsia"/>
          <w:b/>
        </w:rPr>
        <w:t>级联分类器的设计与训练</w:t>
      </w:r>
    </w:p>
    <w:p w14:paraId="2AC0904E" w14:textId="73629036" w:rsidR="003E5245" w:rsidRDefault="003E5245" w:rsidP="003E5245">
      <w:pPr>
        <w:tabs>
          <w:tab w:val="center" w:pos="4156"/>
          <w:tab w:val="right" w:pos="10109"/>
        </w:tabs>
      </w:pPr>
      <w:r>
        <w:rPr>
          <w:rFonts w:hint="eastAsia"/>
        </w:rPr>
        <w:t>级联分类器由两部分组成，第一部分</w:t>
      </w:r>
      <w:r w:rsidR="00794D8A">
        <w:rPr>
          <w:rFonts w:hint="eastAsia"/>
        </w:rPr>
        <w:t>为由1</w:t>
      </w:r>
      <w:r w:rsidR="00794D8A">
        <w:t>0</w:t>
      </w:r>
      <w:r w:rsidR="00794D8A">
        <w:rPr>
          <w:rFonts w:hint="eastAsia"/>
        </w:rPr>
        <w:t>棵CART决策树构成的随机森林，对6</w:t>
      </w:r>
      <w:r w:rsidR="00794D8A">
        <w:t>0</w:t>
      </w:r>
      <w:r w:rsidR="00794D8A">
        <w:rPr>
          <w:rFonts w:hint="eastAsia"/>
        </w:rPr>
        <w:t>秒长度的数据片段进行预测</w:t>
      </w:r>
      <w:r>
        <w:rPr>
          <w:rFonts w:hint="eastAsia"/>
        </w:rPr>
        <w:t>，可以筛除大部分与SAHS事件无关的正常数据片段</w:t>
      </w:r>
      <w:r w:rsidR="00DB29A1">
        <w:rPr>
          <w:rFonts w:hint="eastAsia"/>
        </w:rPr>
        <w:t>而留下SAHS事件附近的数据片段</w:t>
      </w:r>
      <w:r>
        <w:rPr>
          <w:rFonts w:hint="eastAsia"/>
        </w:rPr>
        <w:t>；第二部分</w:t>
      </w:r>
      <w:r w:rsidR="00794D8A">
        <w:rPr>
          <w:rFonts w:hint="eastAsia"/>
        </w:rPr>
        <w:t>为</w:t>
      </w:r>
      <w:r>
        <w:rPr>
          <w:rFonts w:hint="eastAsia"/>
        </w:rPr>
        <w:t>由2</w:t>
      </w:r>
      <w:r>
        <w:t>0</w:t>
      </w:r>
      <w:r>
        <w:rPr>
          <w:rFonts w:hint="eastAsia"/>
        </w:rPr>
        <w:t>棵CART决策树构成的随机森林，</w:t>
      </w:r>
      <w:r w:rsidR="00794D8A">
        <w:rPr>
          <w:rFonts w:hint="eastAsia"/>
        </w:rPr>
        <w:t>对</w:t>
      </w:r>
      <w:r w:rsidR="001643DD">
        <w:rPr>
          <w:rFonts w:hint="eastAsia"/>
        </w:rPr>
        <w:t>长时</w:t>
      </w:r>
      <w:r w:rsidR="00794D8A">
        <w:rPr>
          <w:rFonts w:hint="eastAsia"/>
        </w:rPr>
        <w:t>分类器预测结果中AH序列对应的1</w:t>
      </w:r>
      <w:r w:rsidR="00794D8A">
        <w:t>0</w:t>
      </w:r>
      <w:r w:rsidR="00794D8A">
        <w:rPr>
          <w:rFonts w:hint="eastAsia"/>
        </w:rPr>
        <w:t>秒数据片段进行预测</w:t>
      </w:r>
      <w:r>
        <w:rPr>
          <w:rFonts w:hint="eastAsia"/>
        </w:rPr>
        <w:t>，可以在</w:t>
      </w:r>
      <w:r w:rsidR="00794D8A">
        <w:rPr>
          <w:rFonts w:hint="eastAsia"/>
        </w:rPr>
        <w:t>长时分类器</w:t>
      </w:r>
      <w:r>
        <w:rPr>
          <w:rFonts w:hint="eastAsia"/>
        </w:rPr>
        <w:t>预测结果</w:t>
      </w:r>
      <w:r w:rsidR="00794D8A">
        <w:rPr>
          <w:rFonts w:hint="eastAsia"/>
        </w:rPr>
        <w:t>的</w:t>
      </w:r>
      <w:r>
        <w:rPr>
          <w:rFonts w:hint="eastAsia"/>
        </w:rPr>
        <w:t>基础上进一步定位到SAHS事件的起止点（</w:t>
      </w:r>
      <w:r w:rsidR="00D33074">
        <w:rPr>
          <w:highlight w:val="yellow"/>
        </w:rPr>
        <w:fldChar w:fldCharType="begin"/>
      </w:r>
      <w:r w:rsidR="00D33074">
        <w:rPr>
          <w:highlight w:val="yellow"/>
        </w:rPr>
        <w:instrText xml:space="preserve"> </w:instrText>
      </w:r>
      <w:r w:rsidR="00D33074">
        <w:rPr>
          <w:rFonts w:hint="eastAsia"/>
          <w:highlight w:val="yellow"/>
        </w:rPr>
        <w:instrText>REF _Ref532980972 \h</w:instrText>
      </w:r>
      <w:r w:rsidR="00D33074">
        <w:rPr>
          <w:highlight w:val="yellow"/>
        </w:rPr>
        <w:instrText xml:space="preserve"> </w:instrText>
      </w:r>
      <w:r w:rsidR="00D33074">
        <w:rPr>
          <w:highlight w:val="yellow"/>
        </w:rPr>
      </w:r>
      <w:r w:rsidR="00D33074">
        <w:rPr>
          <w:highlight w:val="yellow"/>
        </w:rPr>
        <w:fldChar w:fldCharType="separate"/>
      </w:r>
      <w:r w:rsidR="00D33074">
        <w:t xml:space="preserve">图 </w:t>
      </w:r>
      <w:r w:rsidR="00D33074">
        <w:rPr>
          <w:noProof/>
        </w:rPr>
        <w:t>1</w:t>
      </w:r>
      <w:r w:rsidR="00D33074">
        <w:rPr>
          <w:highlight w:val="yellow"/>
        </w:rPr>
        <w:fldChar w:fldCharType="end"/>
      </w:r>
      <w:r w:rsidR="00D33074">
        <w:rPr>
          <w:rFonts w:hint="eastAsia"/>
          <w:highlight w:val="yellow"/>
        </w:rPr>
        <w:t>（d）</w:t>
      </w:r>
      <w:r w:rsidRPr="00E70584">
        <w:rPr>
          <w:rFonts w:hint="eastAsia"/>
          <w:highlight w:val="yellow"/>
        </w:rPr>
        <w:t>）</w:t>
      </w:r>
      <w:r>
        <w:rPr>
          <w:rFonts w:hint="eastAsia"/>
        </w:rPr>
        <w:t>。</w:t>
      </w:r>
      <w:r w:rsidR="001643DD">
        <w:rPr>
          <w:rFonts w:hint="eastAsia"/>
        </w:rPr>
        <w:t>同时</w:t>
      </w:r>
      <w:r>
        <w:rPr>
          <w:rFonts w:hint="eastAsia"/>
        </w:rPr>
        <w:t>为了克服原始数据</w:t>
      </w:r>
      <w:r w:rsidRPr="006403B5">
        <w:rPr>
          <w:rFonts w:hint="eastAsia"/>
          <w:highlight w:val="cyan"/>
          <w:rPrChange w:id="33" w:author="sunset" w:date="2018-12-24T09:36:00Z">
            <w:rPr>
              <w:rFonts w:hint="eastAsia"/>
            </w:rPr>
          </w:rPrChange>
        </w:rPr>
        <w:t>集中存在</w:t>
      </w:r>
      <w:r>
        <w:rPr>
          <w:rFonts w:hint="eastAsia"/>
        </w:rPr>
        <w:t>的不平衡的情况，我们</w:t>
      </w:r>
      <w:r w:rsidR="001643DD">
        <w:rPr>
          <w:rFonts w:hint="eastAsia"/>
        </w:rPr>
        <w:t>通过公式</w:t>
      </w:r>
      <w:r w:rsidR="001643DD">
        <w:fldChar w:fldCharType="begin"/>
      </w:r>
      <w:r w:rsidR="001643DD">
        <w:instrText xml:space="preserve"> </w:instrText>
      </w:r>
      <w:r w:rsidR="001643DD">
        <w:rPr>
          <w:rFonts w:hint="eastAsia"/>
        </w:rPr>
        <w:instrText>REF _Ref532999383 \h</w:instrText>
      </w:r>
      <w:r w:rsidR="001643DD">
        <w:instrText xml:space="preserve"> </w:instrText>
      </w:r>
      <w:r w:rsidR="001643DD">
        <w:fldChar w:fldCharType="separate"/>
      </w:r>
      <w:r w:rsidR="001643DD">
        <w:rPr>
          <w:rFonts w:hint="eastAsia"/>
        </w:rPr>
        <w:t>（</w:t>
      </w:r>
      <w:r w:rsidR="001643DD">
        <w:rPr>
          <w:noProof/>
        </w:rPr>
        <w:t>13</w:t>
      </w:r>
      <w:r w:rsidR="001643DD">
        <w:fldChar w:fldCharType="end"/>
      </w:r>
      <w:r w:rsidR="001643DD">
        <w:rPr>
          <w:rFonts w:hint="eastAsia"/>
        </w:rPr>
        <w:t>）</w:t>
      </w:r>
      <w:r>
        <w:rPr>
          <w:rFonts w:hint="eastAsia"/>
        </w:rPr>
        <w:t>修改了CART决策树对于不同类别样本的类权重，</w:t>
      </w:r>
      <w:r w:rsidR="00965715">
        <w:rPr>
          <w:rFonts w:hint="eastAsia"/>
        </w:rPr>
        <w:t>使决策树更加关注数据集中那些阳性样本。</w:t>
      </w:r>
    </w:p>
    <w:p w14:paraId="20D27ACB" w14:textId="77777777" w:rsidR="006771B1" w:rsidRPr="006771B1" w:rsidRDefault="003E5245" w:rsidP="006771B1">
      <w:pPr>
        <w:tabs>
          <w:tab w:val="center" w:pos="4156"/>
          <w:tab w:val="right" w:pos="10109"/>
        </w:tabs>
        <w:rPr>
          <w:vanish/>
          <w:specVanish/>
        </w:rPr>
      </w:pPr>
      <w:r>
        <w:tab/>
      </w:r>
      <m:oMath>
        <m:sSub>
          <m:sSubPr>
            <m:ctrlPr>
              <w:rPr>
                <w:rFonts w:ascii="Cambria Math" w:hAnsi="Cambria Math"/>
              </w:rPr>
            </m:ctrlPr>
          </m:sSubPr>
          <m:e>
            <m:r>
              <w:rPr>
                <w:rFonts w:ascii="Cambria Math" w:hAnsi="Cambria Math" w:hint="eastAsia"/>
              </w:rPr>
              <m:t>P</m:t>
            </m:r>
          </m:e>
          <m:sub>
            <m:r>
              <w:rPr>
                <w:rFonts w:ascii="Cambria Math" w:hAnsi="Cambria Math"/>
              </w:rPr>
              <m:t>class</m:t>
            </m:r>
          </m:sub>
        </m:sSub>
        <m:r>
          <w:rPr>
            <w:rFonts w:ascii="Cambria Math" w:hAnsi="Cambria Math"/>
          </w:rPr>
          <m:t>=</m:t>
        </m:r>
        <m:f>
          <m:fPr>
            <m:ctrlPr>
              <w:rPr>
                <w:rFonts w:ascii="Cambria Math" w:hAnsi="Cambria Math"/>
                <w:i/>
              </w:rPr>
            </m:ctrlPr>
          </m:fPr>
          <m:num>
            <m:r>
              <w:rPr>
                <w:rFonts w:ascii="Cambria Math" w:hAnsi="Cambria Math"/>
              </w:rPr>
              <m:t>Nsamples</m:t>
            </m:r>
          </m:num>
          <m:den>
            <m:r>
              <w:rPr>
                <w:rFonts w:ascii="Cambria Math" w:hAnsi="Cambria Math"/>
              </w:rPr>
              <m:t>Nsample</m:t>
            </m:r>
            <m:sSub>
              <m:sSubPr>
                <m:ctrlPr>
                  <w:rPr>
                    <w:rFonts w:ascii="Cambria Math" w:hAnsi="Cambria Math"/>
                    <w:i/>
                  </w:rPr>
                </m:ctrlPr>
              </m:sSubPr>
              <m:e>
                <m:r>
                  <w:rPr>
                    <w:rFonts w:ascii="Cambria Math" w:hAnsi="Cambria Math"/>
                  </w:rPr>
                  <m:t>s</m:t>
                </m:r>
              </m:e>
              <m:sub>
                <m:r>
                  <w:rPr>
                    <w:rFonts w:ascii="Cambria Math" w:hAnsi="Cambria Math"/>
                  </w:rPr>
                  <m:t>class</m:t>
                </m:r>
              </m:sub>
            </m:sSub>
          </m:den>
        </m:f>
      </m:oMath>
      <w:r>
        <w:tab/>
      </w:r>
    </w:p>
    <w:p w14:paraId="386CBF94" w14:textId="38301F6E" w:rsidR="003E5245" w:rsidRDefault="006771B1" w:rsidP="006771B1">
      <w:pPr>
        <w:pStyle w:val="a3"/>
      </w:pPr>
      <w:bookmarkStart w:id="34" w:name="_Ref532999383"/>
      <w:r>
        <w:rPr>
          <w:rFonts w:hint="eastAsia"/>
        </w:rPr>
        <w:t>（</w:t>
      </w:r>
      <w:r>
        <w:fldChar w:fldCharType="begin"/>
      </w:r>
      <w:r>
        <w:instrText xml:space="preserve"> SEQ </w:instrText>
      </w:r>
      <w:r>
        <w:instrText>公式</w:instrText>
      </w:r>
      <w:r>
        <w:instrText xml:space="preserve"> \* ARABIC </w:instrText>
      </w:r>
      <w:r>
        <w:fldChar w:fldCharType="separate"/>
      </w:r>
      <w:r>
        <w:rPr>
          <w:noProof/>
        </w:rPr>
        <w:t>13</w:t>
      </w:r>
      <w:r>
        <w:fldChar w:fldCharType="end"/>
      </w:r>
      <w:bookmarkEnd w:id="34"/>
      <w:r>
        <w:rPr>
          <w:rFonts w:hint="eastAsia"/>
        </w:rPr>
        <w:t>）</w:t>
      </w:r>
    </w:p>
    <w:p w14:paraId="3EFE4FEE" w14:textId="27435444" w:rsidR="003E5245" w:rsidRDefault="003E5245" w:rsidP="003E5245">
      <w:pPr>
        <w:tabs>
          <w:tab w:val="center" w:pos="4156"/>
          <w:tab w:val="right" w:pos="10109"/>
        </w:tabs>
      </w:pPr>
      <w:r>
        <w:rPr>
          <w:rFonts w:hint="eastAsia"/>
        </w:rPr>
        <w:t>另外我们只使用4、</w:t>
      </w:r>
      <w:r>
        <w:t>8</w:t>
      </w:r>
      <w:r>
        <w:rPr>
          <w:rFonts w:hint="eastAsia"/>
        </w:rPr>
        <w:t>、9、1</w:t>
      </w:r>
      <w:r w:rsidR="00440869">
        <w:t>1</w:t>
      </w:r>
      <w:r>
        <w:rPr>
          <w:rFonts w:hint="eastAsia"/>
        </w:rPr>
        <w:t>号特征构成的特征集合对粗筛分类器进行训练，这样做的目的是提高分类器的训练速度，同时对最终的预测结果几乎没有影响。</w:t>
      </w:r>
      <w:r w:rsidR="00965715">
        <w:rPr>
          <w:rFonts w:hint="eastAsia"/>
        </w:rPr>
        <w:t>最后</w:t>
      </w:r>
      <w:r>
        <w:rPr>
          <w:rFonts w:hint="eastAsia"/>
        </w:rPr>
        <w:t>为了防止过拟合我们</w:t>
      </w:r>
      <w:r>
        <w:rPr>
          <w:rFonts w:hint="eastAsia"/>
        </w:rPr>
        <w:lastRenderedPageBreak/>
        <w:t>限制每棵决策树的叶子节点上至少留下5</w:t>
      </w:r>
      <w:r>
        <w:t>0</w:t>
      </w:r>
      <w:r>
        <w:rPr>
          <w:rFonts w:hint="eastAsia"/>
        </w:rPr>
        <w:t>个样本，分割内部结点所需的最小样本数5</w:t>
      </w:r>
      <w:r>
        <w:t>0</w:t>
      </w:r>
      <w:r>
        <w:rPr>
          <w:rFonts w:hint="eastAsia"/>
        </w:rPr>
        <w:t>个同时最大深度不超过3</w:t>
      </w:r>
      <w:r>
        <w:t>0</w:t>
      </w:r>
      <w:r>
        <w:rPr>
          <w:rFonts w:hint="eastAsia"/>
        </w:rPr>
        <w:t>。</w:t>
      </w:r>
    </w:p>
    <w:p w14:paraId="3D4D3C05" w14:textId="4223B523" w:rsidR="003E5245" w:rsidRDefault="003E5245" w:rsidP="003E5245">
      <w:pPr>
        <w:tabs>
          <w:tab w:val="center" w:pos="4156"/>
          <w:tab w:val="right" w:pos="10109"/>
        </w:tabs>
      </w:pPr>
      <w:r>
        <w:rPr>
          <w:rFonts w:hint="eastAsia"/>
        </w:rPr>
        <w:t>在这里我们采用的是基于被试的两折交叉训练</w:t>
      </w:r>
      <w:r w:rsidR="00830941">
        <w:rPr>
          <w:rFonts w:hint="eastAsia"/>
        </w:rPr>
        <w:t>方式</w:t>
      </w:r>
      <w:r>
        <w:rPr>
          <w:rFonts w:hint="eastAsia"/>
        </w:rPr>
        <w:t>，每次使用单个被试一半的数据作为训练集进行训练，余下一半的数据作为测试集；对整个数据库中的</w:t>
      </w:r>
      <w:r w:rsidR="00965715">
        <w:rPr>
          <w:rFonts w:hint="eastAsia"/>
        </w:rPr>
        <w:t>所有</w:t>
      </w:r>
      <w:r>
        <w:rPr>
          <w:rFonts w:hint="eastAsia"/>
        </w:rPr>
        <w:t>被试循环此过程直到得到所有被试的测试结果。</w:t>
      </w:r>
      <w:r w:rsidR="00BC080F">
        <w:rPr>
          <w:rFonts w:hint="eastAsia"/>
        </w:rPr>
        <w:t>模型的训练与预测是在一台配置Inter</w:t>
      </w:r>
      <w:r w:rsidR="00BC080F">
        <w:t xml:space="preserve"> </w:t>
      </w:r>
      <w:r w:rsidR="00BC080F">
        <w:rPr>
          <w:rFonts w:hint="eastAsia"/>
        </w:rPr>
        <w:t>i5-7600K处理器、拥有8GRAM的台式机上进行的。</w:t>
      </w:r>
    </w:p>
    <w:p w14:paraId="57046E7F" w14:textId="634C7C1C" w:rsidR="003E5245" w:rsidRPr="001934B7" w:rsidRDefault="003E5245" w:rsidP="003E5245">
      <w:pPr>
        <w:tabs>
          <w:tab w:val="center" w:pos="4156"/>
          <w:tab w:val="right" w:pos="10109"/>
        </w:tabs>
      </w:pPr>
    </w:p>
    <w:p w14:paraId="600FE071" w14:textId="77777777" w:rsidR="003E5245" w:rsidRPr="00DA0109" w:rsidRDefault="003E5245" w:rsidP="003E5245">
      <w:pPr>
        <w:tabs>
          <w:tab w:val="center" w:pos="4156"/>
          <w:tab w:val="right" w:pos="10109"/>
        </w:tabs>
        <w:rPr>
          <w:b/>
        </w:rPr>
      </w:pPr>
      <w:r>
        <w:rPr>
          <w:rFonts w:hint="eastAsia"/>
          <w:b/>
        </w:rPr>
        <w:t>2.</w:t>
      </w:r>
      <w:r>
        <w:rPr>
          <w:b/>
        </w:rPr>
        <w:t xml:space="preserve">6 </w:t>
      </w:r>
      <w:r>
        <w:rPr>
          <w:rFonts w:hint="eastAsia"/>
          <w:b/>
        </w:rPr>
        <w:t>事件检测器设计</w:t>
      </w:r>
    </w:p>
    <w:p w14:paraId="46F52A65" w14:textId="6D8D485D" w:rsidR="003E5245" w:rsidRDefault="003E5245" w:rsidP="00B04C94">
      <w:pPr>
        <w:rPr>
          <w:rFonts w:ascii="Times New Roman" w:hAnsi="Times New Roman" w:cs="Times New Roman"/>
        </w:rPr>
      </w:pPr>
      <w:r>
        <w:rPr>
          <w:rFonts w:hint="eastAsia"/>
        </w:rPr>
        <w:t>经过级联分类器后我们会得到1</w:t>
      </w:r>
      <w:r>
        <w:t>0</w:t>
      </w:r>
      <w:r>
        <w:rPr>
          <w:rFonts w:hint="eastAsia"/>
        </w:rPr>
        <w:t>秒数据片段的预测结果序列，事件检测器会修正序列中的无效结果，输出最终的SAHS事件预测结果以及AHI。事件检测器的修正过程主要依赖以下两个</w:t>
      </w:r>
      <w:r w:rsidR="00965715">
        <w:rPr>
          <w:rFonts w:hint="eastAsia"/>
        </w:rPr>
        <w:t>原则</w:t>
      </w:r>
      <w:r>
        <w:rPr>
          <w:rFonts w:hint="eastAsia"/>
        </w:rPr>
        <w:t>：1）</w:t>
      </w:r>
      <w:r w:rsidR="00B04C94">
        <w:rPr>
          <w:rFonts w:hint="eastAsia"/>
        </w:rPr>
        <w:t>至少连续十个AH数据片段构成的序列才认为是一次有效的SAHS事件，</w:t>
      </w:r>
      <w:r w:rsidR="00071721">
        <w:rPr>
          <w:rFonts w:hint="eastAsia"/>
        </w:rPr>
        <w:t>因为在使用窗宽为十秒的滑动窗口切割原始数据时</w:t>
      </w:r>
      <w:r w:rsidR="00B04C94">
        <w:rPr>
          <w:rFonts w:hint="eastAsia"/>
        </w:rPr>
        <w:t>，</w:t>
      </w:r>
      <w:r w:rsidR="00071721">
        <w:rPr>
          <w:rFonts w:hint="eastAsia"/>
        </w:rPr>
        <w:t>由于单次SAHS事件至少持续十秒，所以对应的切割后的AH序列的最短长度大于十个数据片段。</w:t>
      </w:r>
      <w:r w:rsidR="00B04C94">
        <w:rPr>
          <w:rFonts w:hint="eastAsia"/>
        </w:rPr>
        <w:t>不符合上述规则的AH数据片段</w:t>
      </w:r>
      <w:r>
        <w:rPr>
          <w:rFonts w:hint="eastAsia"/>
        </w:rPr>
        <w:t>将被事件检测器重置为</w:t>
      </w:r>
      <w:r w:rsidR="00B04C94">
        <w:rPr>
          <w:rFonts w:hint="eastAsia"/>
        </w:rPr>
        <w:t>N数据片段（</w:t>
      </w:r>
      <w:r w:rsidR="00B04C94">
        <w:fldChar w:fldCharType="begin"/>
      </w:r>
      <w:r w:rsidR="00B04C94">
        <w:instrText xml:space="preserve"> </w:instrText>
      </w:r>
      <w:r w:rsidR="00B04C94">
        <w:rPr>
          <w:rFonts w:hint="eastAsia"/>
        </w:rPr>
        <w:instrText>REF _Ref532980972 \h</w:instrText>
      </w:r>
      <w:r w:rsidR="00B04C94">
        <w:instrText xml:space="preserve"> </w:instrText>
      </w:r>
      <w:r w:rsidR="00B04C94">
        <w:fldChar w:fldCharType="separate"/>
      </w:r>
      <w:r w:rsidR="00B04C94">
        <w:t xml:space="preserve">图 </w:t>
      </w:r>
      <w:r w:rsidR="00B04C94">
        <w:rPr>
          <w:noProof/>
        </w:rPr>
        <w:t>1</w:t>
      </w:r>
      <w:r w:rsidR="00B04C94">
        <w:fldChar w:fldCharType="end"/>
      </w:r>
      <w:r w:rsidR="00B04C94">
        <w:rPr>
          <w:rFonts w:hint="eastAsia"/>
        </w:rPr>
        <w:t>（d））</w:t>
      </w:r>
      <w:r>
        <w:rPr>
          <w:rFonts w:ascii="Times New Roman" w:hAnsi="Times New Roman" w:cs="Times New Roman" w:hint="eastAsia"/>
        </w:rPr>
        <w:t>。</w:t>
      </w:r>
      <w:r>
        <w:t>2</w:t>
      </w:r>
      <w:r>
        <w:rPr>
          <w:rFonts w:hint="eastAsia"/>
        </w:rPr>
        <w:t>）</w:t>
      </w:r>
      <w:r w:rsidR="00B04C94">
        <w:rPr>
          <w:rFonts w:hint="eastAsia"/>
        </w:rPr>
        <w:t>相邻的两次SAH</w:t>
      </w:r>
      <w:r w:rsidR="00B04C94" w:rsidRPr="00B04C94">
        <w:rPr>
          <w:rFonts w:eastAsiaTheme="minorHAnsi" w:hint="eastAsia"/>
        </w:rPr>
        <w:t>S事件的间隔应该大于五个数据片段，</w:t>
      </w:r>
      <w:r w:rsidR="00A5436D" w:rsidRPr="00236580">
        <w:rPr>
          <w:rFonts w:eastAsiaTheme="minorHAnsi" w:hint="eastAsia"/>
          <w:highlight w:val="yellow"/>
        </w:rPr>
        <w:t>这同样是由于窗口切割规则造成的，计算过程较简单不再赘述。</w:t>
      </w:r>
      <w:r w:rsidR="00B04C94" w:rsidRPr="00B04C94">
        <w:rPr>
          <w:rFonts w:eastAsiaTheme="minorHAnsi" w:hint="eastAsia"/>
        </w:rPr>
        <w:t>不符合上述规则</w:t>
      </w:r>
      <w:r w:rsidRPr="00B04C94">
        <w:rPr>
          <w:rFonts w:eastAsiaTheme="minorHAnsi" w:cs="Times New Roman" w:hint="eastAsia"/>
        </w:rPr>
        <w:t>的N</w:t>
      </w:r>
      <w:r w:rsidR="00B04C94" w:rsidRPr="00B04C94">
        <w:rPr>
          <w:rFonts w:eastAsiaTheme="minorHAnsi" w:cs="Times New Roman" w:hint="eastAsia"/>
        </w:rPr>
        <w:t>数据片段</w:t>
      </w:r>
      <w:r w:rsidRPr="00B04C94">
        <w:rPr>
          <w:rFonts w:eastAsiaTheme="minorHAnsi" w:cs="Times New Roman" w:hint="eastAsia"/>
        </w:rPr>
        <w:t>将被事件检测器重置为</w:t>
      </w:r>
      <w:r w:rsidR="00B04C94" w:rsidRPr="00B04C94">
        <w:rPr>
          <w:rFonts w:eastAsiaTheme="minorHAnsi" w:cs="Times New Roman" w:hint="eastAsia"/>
        </w:rPr>
        <w:t>AH数据片段</w:t>
      </w:r>
      <w:r w:rsidR="0069603C" w:rsidRPr="00B04C94">
        <w:rPr>
          <w:rFonts w:eastAsiaTheme="minorHAnsi" w:cs="Times New Roman" w:hint="eastAsia"/>
        </w:rPr>
        <w:t>（</w:t>
      </w:r>
      <w:r w:rsidR="00B04C94" w:rsidRPr="00B04C94">
        <w:rPr>
          <w:rFonts w:eastAsiaTheme="minorHAnsi" w:cs="Times New Roman"/>
        </w:rPr>
        <w:fldChar w:fldCharType="begin"/>
      </w:r>
      <w:r w:rsidR="00B04C94" w:rsidRPr="00B04C94">
        <w:rPr>
          <w:rFonts w:eastAsiaTheme="minorHAnsi" w:cs="Times New Roman"/>
        </w:rPr>
        <w:instrText xml:space="preserve"> </w:instrText>
      </w:r>
      <w:r w:rsidR="00B04C94" w:rsidRPr="00B04C94">
        <w:rPr>
          <w:rFonts w:eastAsiaTheme="minorHAnsi" w:cs="Times New Roman" w:hint="eastAsia"/>
        </w:rPr>
        <w:instrText>REF _Ref532980972 \h</w:instrText>
      </w:r>
      <w:r w:rsidR="00B04C94" w:rsidRPr="00B04C94">
        <w:rPr>
          <w:rFonts w:eastAsiaTheme="minorHAnsi" w:cs="Times New Roman"/>
        </w:rPr>
        <w:instrText xml:space="preserve"> </w:instrText>
      </w:r>
      <w:r w:rsidR="00B04C94" w:rsidRPr="00B04C94">
        <w:rPr>
          <w:rFonts w:eastAsiaTheme="minorHAnsi" w:cs="Times New Roman"/>
        </w:rPr>
      </w:r>
      <w:r w:rsidR="00B04C94">
        <w:rPr>
          <w:rFonts w:eastAsiaTheme="minorHAnsi" w:cs="Times New Roman"/>
        </w:rPr>
        <w:instrText xml:space="preserve"> \* MERGEFORMAT </w:instrText>
      </w:r>
      <w:r w:rsidR="00B04C94" w:rsidRPr="00B04C94">
        <w:rPr>
          <w:rFonts w:eastAsiaTheme="minorHAnsi" w:cs="Times New Roman"/>
        </w:rPr>
        <w:fldChar w:fldCharType="separate"/>
      </w:r>
      <w:r w:rsidR="00B04C94" w:rsidRPr="00B04C94">
        <w:rPr>
          <w:rFonts w:eastAsiaTheme="minorHAnsi"/>
        </w:rPr>
        <w:t xml:space="preserve">图 </w:t>
      </w:r>
      <w:r w:rsidR="00B04C94" w:rsidRPr="00B04C94">
        <w:rPr>
          <w:rFonts w:eastAsiaTheme="minorHAnsi"/>
          <w:noProof/>
        </w:rPr>
        <w:t>1</w:t>
      </w:r>
      <w:r w:rsidR="00B04C94" w:rsidRPr="00B04C94">
        <w:rPr>
          <w:rFonts w:eastAsiaTheme="minorHAnsi" w:cs="Times New Roman"/>
        </w:rPr>
        <w:fldChar w:fldCharType="end"/>
      </w:r>
      <w:r w:rsidR="0069603C" w:rsidRPr="00B04C94">
        <w:rPr>
          <w:rFonts w:eastAsiaTheme="minorHAnsi" w:cs="Times New Roman" w:hint="eastAsia"/>
        </w:rPr>
        <w:t>（</w:t>
      </w:r>
      <w:r w:rsidR="00B04C94" w:rsidRPr="00B04C94">
        <w:rPr>
          <w:rFonts w:eastAsiaTheme="minorHAnsi" w:cs="Times New Roman" w:hint="eastAsia"/>
        </w:rPr>
        <w:t>d</w:t>
      </w:r>
      <w:r w:rsidR="0069603C" w:rsidRPr="00B04C94">
        <w:rPr>
          <w:rFonts w:eastAsiaTheme="minorHAnsi" w:cs="Times New Roman" w:hint="eastAsia"/>
        </w:rPr>
        <w:t>））</w:t>
      </w:r>
      <w:r w:rsidRPr="00B04C94">
        <w:rPr>
          <w:rFonts w:eastAsiaTheme="minorHAnsi" w:cs="Times New Roman" w:hint="eastAsia"/>
        </w:rPr>
        <w:t>。</w:t>
      </w:r>
      <w:r w:rsidR="00915594">
        <w:rPr>
          <w:rFonts w:eastAsiaTheme="minorHAnsi" w:cs="Times New Roman" w:hint="eastAsia"/>
        </w:rPr>
        <w:t>经过事件检测器之后的预测结果中所有的AH序列数目为对应SAHS总事件数，序列中第一个AH片段与最后一个AH片段对应该次SAHS事件的起点与终点。</w:t>
      </w:r>
    </w:p>
    <w:p w14:paraId="68310AD6" w14:textId="77777777" w:rsidR="00CB3BD6" w:rsidRDefault="00CB3BD6" w:rsidP="003E5245"/>
    <w:p w14:paraId="584FAB46" w14:textId="23A00099" w:rsidR="003E5245" w:rsidRDefault="00DB29A1" w:rsidP="003E5245">
      <w:pPr>
        <w:rPr>
          <w:b/>
        </w:rPr>
      </w:pPr>
      <w:r>
        <w:rPr>
          <w:b/>
        </w:rPr>
        <w:t>3</w:t>
      </w:r>
      <w:r w:rsidR="003E5245">
        <w:rPr>
          <w:rFonts w:hint="eastAsia"/>
          <w:b/>
        </w:rPr>
        <w:t>.</w:t>
      </w:r>
      <w:r w:rsidR="003E5245">
        <w:rPr>
          <w:b/>
        </w:rPr>
        <w:t xml:space="preserve"> </w:t>
      </w:r>
      <w:r w:rsidR="003E5245" w:rsidRPr="006A3674">
        <w:rPr>
          <w:rFonts w:hint="eastAsia"/>
          <w:b/>
        </w:rPr>
        <w:t>结果</w:t>
      </w:r>
    </w:p>
    <w:p w14:paraId="4C43AD45" w14:textId="13A445EF" w:rsidR="00CB3BD6" w:rsidRPr="00CB3BD6" w:rsidRDefault="00CB3BD6" w:rsidP="003E5245">
      <w:r>
        <w:rPr>
          <w:rFonts w:hint="eastAsia"/>
        </w:rPr>
        <w:t>经过级联分类器与事件检测器我们可以预测出每次SAHS事件及其起止点，进而可以计算出相应的AHI指数。对应的我们使用以下两种方法来评价级联分类器模型对SAHS的诊断准确性：1）级联分类器模型对数据片段</w:t>
      </w:r>
      <w:r w:rsidR="001D7183">
        <w:rPr>
          <w:rFonts w:hint="eastAsia"/>
        </w:rPr>
        <w:t>及SAHS事件</w:t>
      </w:r>
      <w:r>
        <w:rPr>
          <w:rFonts w:hint="eastAsia"/>
        </w:rPr>
        <w:t>的预测准确性；2）级联分类器模型对被试SAHS严重程度的预测准确性。</w:t>
      </w:r>
    </w:p>
    <w:p w14:paraId="036A8123" w14:textId="00B8F96A" w:rsidR="003E5245" w:rsidRDefault="003E5245" w:rsidP="003E5245">
      <w:pPr>
        <w:pStyle w:val="a3"/>
        <w:keepNext/>
        <w:jc w:val="center"/>
      </w:pPr>
      <w:bookmarkStart w:id="35" w:name="_Ref532982936"/>
      <w:r>
        <w:t>表格</w:t>
      </w:r>
      <w:r>
        <w:t xml:space="preserve"> </w:t>
      </w:r>
      <w:r>
        <w:fldChar w:fldCharType="begin"/>
      </w:r>
      <w:r>
        <w:instrText xml:space="preserve"> SEQ </w:instrText>
      </w:r>
      <w:r>
        <w:instrText>表格</w:instrText>
      </w:r>
      <w:r>
        <w:instrText xml:space="preserve"> \* ARABIC </w:instrText>
      </w:r>
      <w:r>
        <w:fldChar w:fldCharType="separate"/>
      </w:r>
      <w:r w:rsidR="00DD1662">
        <w:rPr>
          <w:noProof/>
        </w:rPr>
        <w:t>3</w:t>
      </w:r>
      <w:r>
        <w:fldChar w:fldCharType="end"/>
      </w:r>
      <w:bookmarkEnd w:id="35"/>
      <w:r>
        <w:rPr>
          <w:rFonts w:hint="eastAsia"/>
        </w:rPr>
        <w:t>.</w:t>
      </w:r>
      <w:r>
        <w:t xml:space="preserve"> </w:t>
      </w:r>
      <w:r>
        <w:rPr>
          <w:rFonts w:hint="eastAsia"/>
        </w:rPr>
        <w:t>数据片段的预测混淆矩阵</w:t>
      </w:r>
    </w:p>
    <w:tbl>
      <w:tblPr>
        <w:tblW w:w="0" w:type="auto"/>
        <w:jc w:val="center"/>
        <w:tblBorders>
          <w:top w:val="single" w:sz="4" w:space="0" w:color="auto"/>
          <w:bottom w:val="single" w:sz="4" w:space="0" w:color="auto"/>
          <w:insideH w:val="single" w:sz="4" w:space="0" w:color="auto"/>
        </w:tblBorders>
        <w:tblLook w:val="04A0" w:firstRow="1" w:lastRow="0" w:firstColumn="1" w:lastColumn="0" w:noHBand="0" w:noVBand="1"/>
      </w:tblPr>
      <w:tblGrid>
        <w:gridCol w:w="1096"/>
        <w:gridCol w:w="570"/>
        <w:gridCol w:w="570"/>
        <w:gridCol w:w="509"/>
        <w:gridCol w:w="398"/>
        <w:gridCol w:w="511"/>
        <w:gridCol w:w="585"/>
        <w:gridCol w:w="559"/>
        <w:gridCol w:w="537"/>
        <w:gridCol w:w="438"/>
        <w:gridCol w:w="876"/>
        <w:gridCol w:w="876"/>
      </w:tblGrid>
      <w:tr w:rsidR="000E4B71" w:rsidRPr="00A86FEF" w14:paraId="6CBD56BD" w14:textId="77777777" w:rsidTr="00BE1CA2">
        <w:trPr>
          <w:trHeight w:val="285"/>
          <w:jc w:val="center"/>
        </w:trPr>
        <w:tc>
          <w:tcPr>
            <w:tcW w:w="0" w:type="auto"/>
            <w:vMerge w:val="restart"/>
            <w:vAlign w:val="center"/>
          </w:tcPr>
          <w:p w14:paraId="0B05C140" w14:textId="77777777" w:rsidR="000E4B71" w:rsidRDefault="000E4B71" w:rsidP="00BE1CA2">
            <w:pPr>
              <w:widowControl/>
              <w:jc w:val="left"/>
              <w:rPr>
                <w:rFonts w:ascii="等线" w:eastAsia="等线" w:hAnsi="等线" w:cs="宋体"/>
                <w:color w:val="000000"/>
                <w:kern w:val="0"/>
                <w:sz w:val="22"/>
              </w:rPr>
            </w:pPr>
            <w:r>
              <w:rPr>
                <w:rFonts w:ascii="等线" w:eastAsia="等线" w:hAnsi="等线" w:cs="宋体" w:hint="eastAsia"/>
                <w:color w:val="000000"/>
                <w:kern w:val="0"/>
                <w:sz w:val="22"/>
              </w:rPr>
              <w:t>数据片段</w:t>
            </w:r>
          </w:p>
          <w:p w14:paraId="76D362DA" w14:textId="77777777" w:rsidR="000E4B71" w:rsidRDefault="000E4B71" w:rsidP="00BE1CA2">
            <w:pPr>
              <w:widowControl/>
              <w:jc w:val="left"/>
              <w:rPr>
                <w:rFonts w:ascii="等线" w:eastAsia="等线" w:hAnsi="等线" w:cs="宋体"/>
                <w:color w:val="000000"/>
                <w:kern w:val="0"/>
                <w:sz w:val="22"/>
              </w:rPr>
            </w:pPr>
            <w:r>
              <w:rPr>
                <w:rFonts w:ascii="等线" w:eastAsia="等线" w:hAnsi="等线" w:cs="宋体" w:hint="eastAsia"/>
                <w:color w:val="000000"/>
                <w:kern w:val="0"/>
                <w:sz w:val="22"/>
              </w:rPr>
              <w:t>预测结果</w:t>
            </w:r>
          </w:p>
        </w:tc>
        <w:tc>
          <w:tcPr>
            <w:tcW w:w="0" w:type="auto"/>
            <w:gridSpan w:val="3"/>
            <w:vMerge w:val="restart"/>
            <w:shd w:val="clear" w:color="auto" w:fill="auto"/>
            <w:noWrap/>
            <w:vAlign w:val="center"/>
            <w:hideMark/>
          </w:tcPr>
          <w:p w14:paraId="268444A6" w14:textId="77777777" w:rsidR="000E4B71" w:rsidRDefault="000E4B71" w:rsidP="00BE1CA2">
            <w:pPr>
              <w:widowControl/>
              <w:jc w:val="left"/>
              <w:rPr>
                <w:rFonts w:ascii="等线" w:eastAsia="等线" w:hAnsi="等线" w:cs="宋体"/>
                <w:color w:val="000000"/>
                <w:kern w:val="0"/>
                <w:sz w:val="22"/>
              </w:rPr>
            </w:pPr>
          </w:p>
        </w:tc>
        <w:tc>
          <w:tcPr>
            <w:tcW w:w="0" w:type="auto"/>
            <w:gridSpan w:val="4"/>
            <w:shd w:val="clear" w:color="auto" w:fill="auto"/>
            <w:noWrap/>
            <w:vAlign w:val="bottom"/>
            <w:hideMark/>
          </w:tcPr>
          <w:p w14:paraId="3B4A6D18" w14:textId="77777777" w:rsidR="000E4B71" w:rsidRPr="00A86FEF" w:rsidRDefault="000E4B71" w:rsidP="00BE1CA2">
            <w:pPr>
              <w:widowControl/>
              <w:jc w:val="left"/>
              <w:rPr>
                <w:rFonts w:ascii="等线" w:eastAsia="等线" w:hAnsi="等线" w:cs="宋体"/>
                <w:color w:val="000000"/>
                <w:kern w:val="0"/>
                <w:sz w:val="22"/>
              </w:rPr>
            </w:pPr>
            <w:r>
              <w:rPr>
                <w:rFonts w:ascii="等线" w:eastAsia="等线" w:hAnsi="等线" w:cs="宋体" w:hint="eastAsia"/>
                <w:color w:val="000000"/>
                <w:kern w:val="0"/>
                <w:sz w:val="22"/>
              </w:rPr>
              <w:t>Reference</w:t>
            </w:r>
          </w:p>
        </w:tc>
        <w:tc>
          <w:tcPr>
            <w:tcW w:w="0" w:type="auto"/>
            <w:gridSpan w:val="2"/>
            <w:vMerge w:val="restart"/>
            <w:shd w:val="clear" w:color="auto" w:fill="auto"/>
            <w:noWrap/>
            <w:vAlign w:val="bottom"/>
            <w:hideMark/>
          </w:tcPr>
          <w:p w14:paraId="314814ED" w14:textId="77777777" w:rsidR="000E4B71" w:rsidRPr="00A86FEF" w:rsidRDefault="000E4B71" w:rsidP="00BE1CA2">
            <w:pPr>
              <w:widowControl/>
              <w:jc w:val="left"/>
              <w:rPr>
                <w:rFonts w:ascii="等线" w:eastAsia="等线" w:hAnsi="等线" w:cs="宋体"/>
                <w:color w:val="000000"/>
                <w:kern w:val="0"/>
                <w:sz w:val="22"/>
              </w:rPr>
            </w:pPr>
            <w:r>
              <w:rPr>
                <w:rFonts w:ascii="等线" w:eastAsia="等线" w:hAnsi="等线" w:cs="宋体" w:hint="eastAsia"/>
                <w:color w:val="000000"/>
                <w:kern w:val="0"/>
                <w:sz w:val="22"/>
              </w:rPr>
              <w:t>正确率</w:t>
            </w:r>
          </w:p>
        </w:tc>
        <w:tc>
          <w:tcPr>
            <w:tcW w:w="0" w:type="auto"/>
            <w:vMerge w:val="restart"/>
            <w:shd w:val="clear" w:color="auto" w:fill="auto"/>
            <w:noWrap/>
            <w:vAlign w:val="bottom"/>
            <w:hideMark/>
          </w:tcPr>
          <w:p w14:paraId="35578E75" w14:textId="77777777" w:rsidR="000E4B71" w:rsidRPr="00A86FEF" w:rsidRDefault="000E4B71" w:rsidP="00BE1CA2">
            <w:pPr>
              <w:widowControl/>
              <w:jc w:val="left"/>
              <w:rPr>
                <w:rFonts w:ascii="等线" w:eastAsia="等线" w:hAnsi="等线" w:cs="宋体"/>
                <w:color w:val="000000"/>
                <w:kern w:val="0"/>
                <w:sz w:val="22"/>
              </w:rPr>
            </w:pPr>
            <w:r>
              <w:rPr>
                <w:rFonts w:ascii="等线" w:eastAsia="等线" w:hAnsi="等线" w:cs="宋体" w:hint="eastAsia"/>
                <w:color w:val="000000"/>
                <w:kern w:val="0"/>
                <w:sz w:val="22"/>
              </w:rPr>
              <w:t>正阳率</w:t>
            </w:r>
          </w:p>
        </w:tc>
        <w:tc>
          <w:tcPr>
            <w:tcW w:w="0" w:type="auto"/>
            <w:vMerge w:val="restart"/>
            <w:shd w:val="clear" w:color="auto" w:fill="auto"/>
            <w:noWrap/>
            <w:vAlign w:val="bottom"/>
            <w:hideMark/>
          </w:tcPr>
          <w:p w14:paraId="7B00E77B" w14:textId="77777777" w:rsidR="000E4B71" w:rsidRPr="00A86FEF" w:rsidRDefault="000E4B71" w:rsidP="00BE1CA2">
            <w:pPr>
              <w:widowControl/>
              <w:jc w:val="left"/>
              <w:rPr>
                <w:rFonts w:ascii="等线" w:eastAsia="等线" w:hAnsi="等线" w:cs="宋体"/>
                <w:color w:val="000000"/>
                <w:kern w:val="0"/>
                <w:sz w:val="22"/>
              </w:rPr>
            </w:pPr>
            <w:r>
              <w:rPr>
                <w:rFonts w:ascii="等线" w:eastAsia="等线" w:hAnsi="等线" w:cs="宋体" w:hint="eastAsia"/>
                <w:color w:val="000000"/>
                <w:kern w:val="0"/>
                <w:sz w:val="22"/>
              </w:rPr>
              <w:t>正阴率</w:t>
            </w:r>
          </w:p>
        </w:tc>
      </w:tr>
      <w:tr w:rsidR="000E4B71" w:rsidRPr="00A86FEF" w14:paraId="573A8A30" w14:textId="77777777" w:rsidTr="00BE1CA2">
        <w:trPr>
          <w:trHeight w:val="285"/>
          <w:jc w:val="center"/>
        </w:trPr>
        <w:tc>
          <w:tcPr>
            <w:tcW w:w="0" w:type="auto"/>
            <w:vMerge/>
            <w:vAlign w:val="center"/>
          </w:tcPr>
          <w:p w14:paraId="36B570A5" w14:textId="77777777" w:rsidR="000E4B71" w:rsidRDefault="000E4B71" w:rsidP="00BE1CA2">
            <w:pPr>
              <w:widowControl/>
              <w:jc w:val="left"/>
              <w:rPr>
                <w:rFonts w:ascii="等线" w:eastAsia="等线" w:hAnsi="等线" w:cs="宋体"/>
                <w:color w:val="000000"/>
                <w:kern w:val="0"/>
                <w:sz w:val="22"/>
              </w:rPr>
            </w:pPr>
          </w:p>
        </w:tc>
        <w:tc>
          <w:tcPr>
            <w:tcW w:w="0" w:type="auto"/>
            <w:gridSpan w:val="3"/>
            <w:vMerge/>
            <w:shd w:val="clear" w:color="auto" w:fill="auto"/>
            <w:noWrap/>
            <w:vAlign w:val="center"/>
          </w:tcPr>
          <w:p w14:paraId="69AF37A4" w14:textId="77777777" w:rsidR="000E4B71" w:rsidRDefault="000E4B71" w:rsidP="00BE1CA2">
            <w:pPr>
              <w:widowControl/>
              <w:jc w:val="left"/>
              <w:rPr>
                <w:rFonts w:ascii="等线" w:eastAsia="等线" w:hAnsi="等线" w:cs="宋体"/>
                <w:color w:val="000000"/>
                <w:kern w:val="0"/>
                <w:sz w:val="22"/>
              </w:rPr>
            </w:pPr>
          </w:p>
        </w:tc>
        <w:tc>
          <w:tcPr>
            <w:tcW w:w="0" w:type="auto"/>
            <w:gridSpan w:val="2"/>
            <w:tcBorders>
              <w:bottom w:val="single" w:sz="4" w:space="0" w:color="auto"/>
            </w:tcBorders>
            <w:shd w:val="clear" w:color="auto" w:fill="auto"/>
            <w:noWrap/>
            <w:vAlign w:val="bottom"/>
          </w:tcPr>
          <w:p w14:paraId="01F67648" w14:textId="77777777" w:rsidR="000E4B71" w:rsidRPr="00A86FEF" w:rsidRDefault="000E4B71" w:rsidP="00BE1CA2">
            <w:pPr>
              <w:widowControl/>
              <w:jc w:val="left"/>
              <w:rPr>
                <w:rFonts w:ascii="等线" w:eastAsia="等线" w:hAnsi="等线" w:cs="宋体"/>
                <w:color w:val="000000"/>
                <w:kern w:val="0"/>
                <w:sz w:val="22"/>
              </w:rPr>
            </w:pPr>
            <w:r>
              <w:rPr>
                <w:rFonts w:ascii="等线" w:eastAsia="等线" w:hAnsi="等线" w:cs="宋体" w:hint="eastAsia"/>
                <w:color w:val="000000"/>
                <w:kern w:val="0"/>
                <w:sz w:val="22"/>
              </w:rPr>
              <w:t>AH</w:t>
            </w:r>
          </w:p>
        </w:tc>
        <w:tc>
          <w:tcPr>
            <w:tcW w:w="0" w:type="auto"/>
            <w:gridSpan w:val="2"/>
            <w:tcBorders>
              <w:bottom w:val="single" w:sz="4" w:space="0" w:color="auto"/>
            </w:tcBorders>
            <w:shd w:val="clear" w:color="auto" w:fill="auto"/>
            <w:noWrap/>
            <w:vAlign w:val="bottom"/>
          </w:tcPr>
          <w:p w14:paraId="67246A9E" w14:textId="77777777" w:rsidR="000E4B71" w:rsidRPr="00A86FEF" w:rsidRDefault="000E4B71" w:rsidP="00BE1CA2">
            <w:pPr>
              <w:widowControl/>
              <w:jc w:val="left"/>
              <w:rPr>
                <w:rFonts w:ascii="等线" w:eastAsia="等线" w:hAnsi="等线" w:cs="宋体"/>
                <w:color w:val="000000"/>
                <w:kern w:val="0"/>
                <w:sz w:val="22"/>
              </w:rPr>
            </w:pPr>
            <w:r>
              <w:rPr>
                <w:rFonts w:ascii="等线" w:eastAsia="等线" w:hAnsi="等线" w:cs="宋体" w:hint="eastAsia"/>
                <w:color w:val="000000"/>
                <w:kern w:val="0"/>
                <w:sz w:val="22"/>
              </w:rPr>
              <w:t>N</w:t>
            </w:r>
          </w:p>
        </w:tc>
        <w:tc>
          <w:tcPr>
            <w:tcW w:w="0" w:type="auto"/>
            <w:gridSpan w:val="2"/>
            <w:vMerge/>
            <w:tcBorders>
              <w:bottom w:val="single" w:sz="4" w:space="0" w:color="auto"/>
            </w:tcBorders>
            <w:shd w:val="clear" w:color="auto" w:fill="auto"/>
            <w:noWrap/>
            <w:vAlign w:val="bottom"/>
          </w:tcPr>
          <w:p w14:paraId="7B1B0DA8" w14:textId="77777777" w:rsidR="000E4B71" w:rsidRPr="00A86FEF" w:rsidRDefault="000E4B71" w:rsidP="00BE1CA2">
            <w:pPr>
              <w:widowControl/>
              <w:jc w:val="left"/>
              <w:rPr>
                <w:rFonts w:ascii="等线" w:eastAsia="等线" w:hAnsi="等线" w:cs="宋体"/>
                <w:color w:val="000000"/>
                <w:kern w:val="0"/>
                <w:sz w:val="22"/>
              </w:rPr>
            </w:pPr>
          </w:p>
        </w:tc>
        <w:tc>
          <w:tcPr>
            <w:tcW w:w="0" w:type="auto"/>
            <w:vMerge/>
            <w:tcBorders>
              <w:bottom w:val="single" w:sz="4" w:space="0" w:color="auto"/>
            </w:tcBorders>
            <w:shd w:val="clear" w:color="auto" w:fill="auto"/>
            <w:noWrap/>
            <w:vAlign w:val="bottom"/>
          </w:tcPr>
          <w:p w14:paraId="57E7EA34" w14:textId="77777777" w:rsidR="000E4B71" w:rsidRPr="00A86FEF" w:rsidRDefault="000E4B71" w:rsidP="00BE1CA2">
            <w:pPr>
              <w:widowControl/>
              <w:jc w:val="left"/>
              <w:rPr>
                <w:rFonts w:ascii="等线" w:eastAsia="等线" w:hAnsi="等线" w:cs="宋体"/>
                <w:color w:val="000000"/>
                <w:kern w:val="0"/>
                <w:sz w:val="22"/>
              </w:rPr>
            </w:pPr>
          </w:p>
        </w:tc>
        <w:tc>
          <w:tcPr>
            <w:tcW w:w="0" w:type="auto"/>
            <w:vMerge/>
            <w:tcBorders>
              <w:bottom w:val="single" w:sz="4" w:space="0" w:color="auto"/>
            </w:tcBorders>
            <w:shd w:val="clear" w:color="auto" w:fill="auto"/>
            <w:noWrap/>
            <w:vAlign w:val="bottom"/>
          </w:tcPr>
          <w:p w14:paraId="7710B69D" w14:textId="77777777" w:rsidR="000E4B71" w:rsidRPr="00A86FEF" w:rsidRDefault="000E4B71" w:rsidP="00BE1CA2">
            <w:pPr>
              <w:widowControl/>
              <w:jc w:val="left"/>
              <w:rPr>
                <w:rFonts w:ascii="等线" w:eastAsia="等线" w:hAnsi="等线" w:cs="宋体"/>
                <w:color w:val="000000"/>
                <w:kern w:val="0"/>
                <w:sz w:val="22"/>
              </w:rPr>
            </w:pPr>
          </w:p>
        </w:tc>
      </w:tr>
      <w:tr w:rsidR="000E4B71" w:rsidRPr="00A86FEF" w14:paraId="4A2C2FBE" w14:textId="77777777" w:rsidTr="00BE1CA2">
        <w:trPr>
          <w:trHeight w:val="285"/>
          <w:jc w:val="center"/>
        </w:trPr>
        <w:tc>
          <w:tcPr>
            <w:tcW w:w="0" w:type="auto"/>
            <w:vMerge/>
            <w:vAlign w:val="center"/>
          </w:tcPr>
          <w:p w14:paraId="7BD435AA" w14:textId="77777777" w:rsidR="000E4B71" w:rsidRDefault="000E4B71" w:rsidP="00BE1CA2">
            <w:pPr>
              <w:jc w:val="left"/>
              <w:rPr>
                <w:rFonts w:ascii="等线" w:eastAsia="等线" w:hAnsi="等线" w:cs="宋体"/>
                <w:color w:val="000000"/>
                <w:kern w:val="0"/>
                <w:sz w:val="22"/>
              </w:rPr>
            </w:pPr>
          </w:p>
        </w:tc>
        <w:tc>
          <w:tcPr>
            <w:tcW w:w="0" w:type="auto"/>
            <w:gridSpan w:val="2"/>
            <w:vMerge w:val="restart"/>
            <w:shd w:val="clear" w:color="auto" w:fill="auto"/>
            <w:noWrap/>
            <w:vAlign w:val="center"/>
            <w:hideMark/>
          </w:tcPr>
          <w:p w14:paraId="171BBFFC" w14:textId="77777777" w:rsidR="000E4B71" w:rsidRPr="00A86FEF" w:rsidRDefault="000E4B71" w:rsidP="00BE1CA2">
            <w:pPr>
              <w:jc w:val="left"/>
              <w:rPr>
                <w:rFonts w:ascii="等线" w:eastAsia="等线" w:hAnsi="等线" w:cs="宋体"/>
                <w:color w:val="000000"/>
                <w:kern w:val="0"/>
                <w:sz w:val="22"/>
              </w:rPr>
            </w:pPr>
            <w:r>
              <w:rPr>
                <w:rFonts w:ascii="等线" w:eastAsia="等线" w:hAnsi="等线" w:cs="宋体"/>
                <w:color w:val="000000"/>
                <w:kern w:val="0"/>
                <w:sz w:val="22"/>
              </w:rPr>
              <w:t>Estimated</w:t>
            </w:r>
          </w:p>
        </w:tc>
        <w:tc>
          <w:tcPr>
            <w:tcW w:w="0" w:type="auto"/>
            <w:tcBorders>
              <w:bottom w:val="nil"/>
            </w:tcBorders>
            <w:vAlign w:val="bottom"/>
          </w:tcPr>
          <w:p w14:paraId="1EA0D887" w14:textId="77777777" w:rsidR="000E4B71" w:rsidRPr="00A86FEF" w:rsidRDefault="000E4B71" w:rsidP="00BE1CA2">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AH</w:t>
            </w:r>
          </w:p>
        </w:tc>
        <w:tc>
          <w:tcPr>
            <w:tcW w:w="0" w:type="auto"/>
            <w:gridSpan w:val="2"/>
            <w:tcBorders>
              <w:bottom w:val="nil"/>
            </w:tcBorders>
            <w:shd w:val="clear" w:color="auto" w:fill="auto"/>
            <w:noWrap/>
            <w:vAlign w:val="bottom"/>
            <w:hideMark/>
          </w:tcPr>
          <w:p w14:paraId="1B9F6C71" w14:textId="77777777" w:rsidR="000E4B71" w:rsidRPr="00A86FEF" w:rsidRDefault="000E4B71" w:rsidP="00BE1CA2">
            <w:pPr>
              <w:widowControl/>
              <w:jc w:val="right"/>
              <w:rPr>
                <w:rFonts w:ascii="等线" w:eastAsia="等线" w:hAnsi="等线" w:cs="宋体"/>
                <w:color w:val="000000"/>
                <w:kern w:val="0"/>
                <w:sz w:val="22"/>
              </w:rPr>
            </w:pPr>
            <w:r w:rsidRPr="00A86FEF">
              <w:rPr>
                <w:rFonts w:ascii="等线" w:eastAsia="等线" w:hAnsi="等线" w:cs="宋体" w:hint="eastAsia"/>
                <w:color w:val="000000"/>
                <w:kern w:val="0"/>
                <w:sz w:val="22"/>
              </w:rPr>
              <w:t>259</w:t>
            </w:r>
            <w:r>
              <w:rPr>
                <w:rFonts w:ascii="等线" w:eastAsia="等线" w:hAnsi="等线" w:cs="宋体"/>
                <w:color w:val="000000"/>
                <w:kern w:val="0"/>
                <w:sz w:val="22"/>
              </w:rPr>
              <w:t>42</w:t>
            </w:r>
          </w:p>
        </w:tc>
        <w:tc>
          <w:tcPr>
            <w:tcW w:w="0" w:type="auto"/>
            <w:gridSpan w:val="2"/>
            <w:tcBorders>
              <w:bottom w:val="nil"/>
            </w:tcBorders>
            <w:shd w:val="clear" w:color="auto" w:fill="auto"/>
            <w:noWrap/>
            <w:vAlign w:val="bottom"/>
            <w:hideMark/>
          </w:tcPr>
          <w:p w14:paraId="4E0FE3C5" w14:textId="77777777" w:rsidR="000E4B71" w:rsidRPr="00A86FEF" w:rsidRDefault="000E4B71" w:rsidP="00BE1CA2">
            <w:pPr>
              <w:widowControl/>
              <w:jc w:val="right"/>
              <w:rPr>
                <w:rFonts w:ascii="等线" w:eastAsia="等线" w:hAnsi="等线" w:cs="宋体"/>
                <w:color w:val="000000"/>
                <w:kern w:val="0"/>
                <w:sz w:val="22"/>
              </w:rPr>
            </w:pPr>
            <w:r w:rsidRPr="00A86FEF">
              <w:rPr>
                <w:rFonts w:ascii="等线" w:eastAsia="等线" w:hAnsi="等线" w:cs="宋体" w:hint="eastAsia"/>
                <w:color w:val="000000"/>
                <w:kern w:val="0"/>
                <w:sz w:val="22"/>
              </w:rPr>
              <w:t>21</w:t>
            </w:r>
            <w:r>
              <w:rPr>
                <w:rFonts w:ascii="等线" w:eastAsia="等线" w:hAnsi="等线" w:cs="宋体"/>
                <w:color w:val="000000"/>
                <w:kern w:val="0"/>
                <w:sz w:val="22"/>
              </w:rPr>
              <w:t>898</w:t>
            </w:r>
          </w:p>
        </w:tc>
        <w:tc>
          <w:tcPr>
            <w:tcW w:w="0" w:type="auto"/>
            <w:gridSpan w:val="2"/>
            <w:tcBorders>
              <w:bottom w:val="nil"/>
            </w:tcBorders>
            <w:shd w:val="clear" w:color="auto" w:fill="auto"/>
            <w:noWrap/>
            <w:vAlign w:val="bottom"/>
            <w:hideMark/>
          </w:tcPr>
          <w:p w14:paraId="52A1E9A9" w14:textId="2B90957E" w:rsidR="000E4B71" w:rsidRPr="00A86FEF" w:rsidRDefault="007631CA" w:rsidP="00BE1CA2">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8</w:t>
            </w:r>
            <w:r>
              <w:rPr>
                <w:rFonts w:ascii="等线" w:eastAsia="等线" w:hAnsi="等线" w:cs="宋体"/>
                <w:color w:val="000000"/>
                <w:kern w:val="0"/>
                <w:sz w:val="22"/>
              </w:rPr>
              <w:t>9.04</w:t>
            </w:r>
          </w:p>
        </w:tc>
        <w:tc>
          <w:tcPr>
            <w:tcW w:w="0" w:type="auto"/>
            <w:tcBorders>
              <w:bottom w:val="nil"/>
            </w:tcBorders>
            <w:shd w:val="clear" w:color="auto" w:fill="auto"/>
            <w:noWrap/>
            <w:vAlign w:val="bottom"/>
            <w:hideMark/>
          </w:tcPr>
          <w:p w14:paraId="288DE438" w14:textId="1BAB818B" w:rsidR="000E4B71" w:rsidRPr="00A86FEF" w:rsidRDefault="007631CA" w:rsidP="00BE1CA2">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7</w:t>
            </w:r>
            <w:r>
              <w:rPr>
                <w:rFonts w:ascii="等线" w:eastAsia="等线" w:hAnsi="等线" w:cs="宋体"/>
                <w:color w:val="000000"/>
                <w:kern w:val="0"/>
                <w:sz w:val="22"/>
              </w:rPr>
              <w:t>3.47</w:t>
            </w:r>
          </w:p>
        </w:tc>
        <w:tc>
          <w:tcPr>
            <w:tcW w:w="0" w:type="auto"/>
            <w:tcBorders>
              <w:bottom w:val="nil"/>
            </w:tcBorders>
            <w:shd w:val="clear" w:color="auto" w:fill="auto"/>
            <w:noWrap/>
            <w:vAlign w:val="bottom"/>
            <w:hideMark/>
          </w:tcPr>
          <w:p w14:paraId="6678FA6E" w14:textId="0704E5A9" w:rsidR="000E4B71" w:rsidRPr="00A86FEF" w:rsidRDefault="007631CA" w:rsidP="00BE1CA2">
            <w:pPr>
              <w:widowControl/>
              <w:jc w:val="right"/>
              <w:rPr>
                <w:rFonts w:ascii="等线" w:eastAsia="等线" w:hAnsi="等线" w:cs="宋体"/>
                <w:color w:val="000000"/>
                <w:kern w:val="0"/>
                <w:sz w:val="22"/>
              </w:rPr>
            </w:pPr>
            <w:r>
              <w:rPr>
                <w:rFonts w:ascii="等线" w:eastAsia="等线" w:hAnsi="等线" w:cs="宋体"/>
                <w:color w:val="000000"/>
                <w:kern w:val="0"/>
                <w:sz w:val="22"/>
              </w:rPr>
              <w:t>91.24</w:t>
            </w:r>
          </w:p>
        </w:tc>
      </w:tr>
      <w:tr w:rsidR="000E4B71" w:rsidRPr="00A86FEF" w14:paraId="2AE1262B" w14:textId="77777777" w:rsidTr="00BE1CA2">
        <w:trPr>
          <w:trHeight w:val="285"/>
          <w:jc w:val="center"/>
        </w:trPr>
        <w:tc>
          <w:tcPr>
            <w:tcW w:w="0" w:type="auto"/>
            <w:vMerge/>
            <w:vAlign w:val="center"/>
          </w:tcPr>
          <w:p w14:paraId="1C306770" w14:textId="77777777" w:rsidR="000E4B71" w:rsidRPr="00A86FEF" w:rsidRDefault="000E4B71" w:rsidP="00BE1CA2">
            <w:pPr>
              <w:widowControl/>
              <w:jc w:val="left"/>
              <w:rPr>
                <w:rFonts w:ascii="等线" w:eastAsia="等线" w:hAnsi="等线" w:cs="宋体"/>
                <w:color w:val="000000"/>
                <w:kern w:val="0"/>
                <w:sz w:val="22"/>
              </w:rPr>
            </w:pPr>
          </w:p>
        </w:tc>
        <w:tc>
          <w:tcPr>
            <w:tcW w:w="0" w:type="auto"/>
            <w:gridSpan w:val="2"/>
            <w:vMerge/>
            <w:shd w:val="clear" w:color="auto" w:fill="auto"/>
            <w:noWrap/>
            <w:vAlign w:val="center"/>
            <w:hideMark/>
          </w:tcPr>
          <w:p w14:paraId="07FCFE3F" w14:textId="77777777" w:rsidR="000E4B71" w:rsidRPr="00A86FEF" w:rsidRDefault="000E4B71" w:rsidP="00BE1CA2">
            <w:pPr>
              <w:widowControl/>
              <w:jc w:val="left"/>
              <w:rPr>
                <w:rFonts w:ascii="等线" w:eastAsia="等线" w:hAnsi="等线" w:cs="宋体"/>
                <w:color w:val="000000"/>
                <w:kern w:val="0"/>
                <w:sz w:val="22"/>
              </w:rPr>
            </w:pPr>
          </w:p>
        </w:tc>
        <w:tc>
          <w:tcPr>
            <w:tcW w:w="0" w:type="auto"/>
            <w:tcBorders>
              <w:top w:val="nil"/>
            </w:tcBorders>
            <w:vAlign w:val="bottom"/>
          </w:tcPr>
          <w:p w14:paraId="0FB2601A" w14:textId="77777777" w:rsidR="000E4B71" w:rsidRPr="00A86FEF" w:rsidRDefault="000E4B71" w:rsidP="00BE1CA2">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N</w:t>
            </w:r>
          </w:p>
        </w:tc>
        <w:tc>
          <w:tcPr>
            <w:tcW w:w="0" w:type="auto"/>
            <w:gridSpan w:val="2"/>
            <w:tcBorders>
              <w:top w:val="nil"/>
            </w:tcBorders>
            <w:shd w:val="clear" w:color="auto" w:fill="auto"/>
            <w:noWrap/>
            <w:vAlign w:val="bottom"/>
            <w:hideMark/>
          </w:tcPr>
          <w:p w14:paraId="491D752D" w14:textId="77777777" w:rsidR="000E4B71" w:rsidRPr="00A86FEF" w:rsidRDefault="000E4B71" w:rsidP="00BE1CA2">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9</w:t>
            </w:r>
            <w:r>
              <w:rPr>
                <w:rFonts w:ascii="等线" w:eastAsia="等线" w:hAnsi="等线" w:cs="宋体"/>
                <w:color w:val="000000"/>
                <w:kern w:val="0"/>
                <w:sz w:val="22"/>
              </w:rPr>
              <w:t>367</w:t>
            </w:r>
          </w:p>
        </w:tc>
        <w:tc>
          <w:tcPr>
            <w:tcW w:w="0" w:type="auto"/>
            <w:gridSpan w:val="2"/>
            <w:tcBorders>
              <w:top w:val="nil"/>
            </w:tcBorders>
            <w:shd w:val="clear" w:color="auto" w:fill="auto"/>
            <w:noWrap/>
            <w:vAlign w:val="bottom"/>
            <w:hideMark/>
          </w:tcPr>
          <w:p w14:paraId="0A250DE0" w14:textId="77777777" w:rsidR="000E4B71" w:rsidRPr="00A86FEF" w:rsidRDefault="000E4B71" w:rsidP="00BE1CA2">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2</w:t>
            </w:r>
            <w:r>
              <w:rPr>
                <w:rFonts w:ascii="等线" w:eastAsia="等线" w:hAnsi="等线" w:cs="宋体"/>
                <w:color w:val="000000"/>
                <w:kern w:val="0"/>
                <w:sz w:val="22"/>
              </w:rPr>
              <w:t>28079</w:t>
            </w:r>
          </w:p>
        </w:tc>
        <w:tc>
          <w:tcPr>
            <w:tcW w:w="0" w:type="auto"/>
            <w:gridSpan w:val="2"/>
            <w:tcBorders>
              <w:top w:val="nil"/>
            </w:tcBorders>
            <w:shd w:val="clear" w:color="auto" w:fill="auto"/>
            <w:noWrap/>
            <w:vAlign w:val="bottom"/>
            <w:hideMark/>
          </w:tcPr>
          <w:p w14:paraId="4A920BA3" w14:textId="77777777" w:rsidR="000E4B71" w:rsidRPr="00A86FEF" w:rsidRDefault="000E4B71" w:rsidP="00BE1CA2">
            <w:pPr>
              <w:widowControl/>
              <w:jc w:val="left"/>
              <w:rPr>
                <w:rFonts w:ascii="Times New Roman" w:eastAsia="Times New Roman" w:hAnsi="Times New Roman" w:cs="Times New Roman"/>
                <w:kern w:val="0"/>
                <w:sz w:val="20"/>
                <w:szCs w:val="20"/>
              </w:rPr>
            </w:pPr>
          </w:p>
        </w:tc>
        <w:tc>
          <w:tcPr>
            <w:tcW w:w="0" w:type="auto"/>
            <w:tcBorders>
              <w:top w:val="nil"/>
            </w:tcBorders>
            <w:shd w:val="clear" w:color="auto" w:fill="auto"/>
            <w:noWrap/>
            <w:vAlign w:val="bottom"/>
            <w:hideMark/>
          </w:tcPr>
          <w:p w14:paraId="5FD54E12" w14:textId="77777777" w:rsidR="000E4B71" w:rsidRPr="00A86FEF" w:rsidRDefault="000E4B71" w:rsidP="00BE1CA2">
            <w:pPr>
              <w:widowControl/>
              <w:jc w:val="left"/>
              <w:rPr>
                <w:rFonts w:ascii="Times New Roman" w:eastAsia="Times New Roman" w:hAnsi="Times New Roman" w:cs="Times New Roman"/>
                <w:kern w:val="0"/>
                <w:sz w:val="20"/>
                <w:szCs w:val="20"/>
              </w:rPr>
            </w:pPr>
          </w:p>
        </w:tc>
        <w:tc>
          <w:tcPr>
            <w:tcW w:w="0" w:type="auto"/>
            <w:tcBorders>
              <w:top w:val="nil"/>
            </w:tcBorders>
            <w:shd w:val="clear" w:color="auto" w:fill="auto"/>
            <w:noWrap/>
            <w:vAlign w:val="bottom"/>
            <w:hideMark/>
          </w:tcPr>
          <w:p w14:paraId="1520EAEC" w14:textId="77777777" w:rsidR="000E4B71" w:rsidRPr="00A86FEF" w:rsidRDefault="000E4B71" w:rsidP="00BE1CA2">
            <w:pPr>
              <w:widowControl/>
              <w:jc w:val="left"/>
              <w:rPr>
                <w:rFonts w:ascii="Times New Roman" w:eastAsia="Times New Roman" w:hAnsi="Times New Roman" w:cs="Times New Roman"/>
                <w:kern w:val="0"/>
                <w:sz w:val="20"/>
                <w:szCs w:val="20"/>
              </w:rPr>
            </w:pPr>
          </w:p>
        </w:tc>
      </w:tr>
      <w:tr w:rsidR="000E4B71" w:rsidRPr="00794CAF" w14:paraId="1962843D" w14:textId="77777777" w:rsidTr="00BE1CA2">
        <w:trPr>
          <w:trHeight w:val="285"/>
          <w:jc w:val="center"/>
        </w:trPr>
        <w:tc>
          <w:tcPr>
            <w:tcW w:w="0" w:type="auto"/>
            <w:gridSpan w:val="2"/>
            <w:vMerge w:val="restart"/>
            <w:vAlign w:val="center"/>
          </w:tcPr>
          <w:p w14:paraId="1A820F92" w14:textId="77777777" w:rsidR="000E4B71" w:rsidRDefault="000E4B71" w:rsidP="00BE1CA2">
            <w:pPr>
              <w:widowControl/>
              <w:jc w:val="left"/>
              <w:rPr>
                <w:rFonts w:ascii="等线" w:eastAsia="等线" w:hAnsi="等线" w:cs="宋体"/>
                <w:color w:val="000000"/>
                <w:kern w:val="0"/>
                <w:sz w:val="22"/>
              </w:rPr>
            </w:pPr>
            <w:r>
              <w:rPr>
                <w:rFonts w:ascii="等线" w:eastAsia="等线" w:hAnsi="等线" w:cs="宋体" w:hint="eastAsia"/>
                <w:color w:val="000000"/>
                <w:kern w:val="0"/>
                <w:sz w:val="22"/>
              </w:rPr>
              <w:t>SAHS事件</w:t>
            </w:r>
          </w:p>
          <w:p w14:paraId="0A9C269D" w14:textId="77777777" w:rsidR="000E4B71" w:rsidRDefault="000E4B71" w:rsidP="00BE1CA2">
            <w:pPr>
              <w:widowControl/>
              <w:jc w:val="left"/>
              <w:rPr>
                <w:rFonts w:ascii="等线" w:eastAsia="等线" w:hAnsi="等线" w:cs="宋体"/>
                <w:color w:val="000000"/>
                <w:kern w:val="0"/>
                <w:sz w:val="22"/>
              </w:rPr>
            </w:pPr>
            <w:r>
              <w:rPr>
                <w:rFonts w:ascii="等线" w:eastAsia="等线" w:hAnsi="等线" w:cs="宋体" w:hint="eastAsia"/>
                <w:color w:val="000000"/>
                <w:kern w:val="0"/>
                <w:sz w:val="22"/>
              </w:rPr>
              <w:t>预测结果</w:t>
            </w:r>
          </w:p>
        </w:tc>
        <w:tc>
          <w:tcPr>
            <w:tcW w:w="0" w:type="auto"/>
            <w:gridSpan w:val="3"/>
            <w:shd w:val="clear" w:color="auto" w:fill="auto"/>
            <w:noWrap/>
            <w:vAlign w:val="bottom"/>
          </w:tcPr>
          <w:p w14:paraId="23820EF5" w14:textId="77777777" w:rsidR="000E4B71" w:rsidRPr="00794CAF" w:rsidRDefault="000E4B71" w:rsidP="00BE1CA2">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虚警事件</w:t>
            </w:r>
          </w:p>
        </w:tc>
        <w:tc>
          <w:tcPr>
            <w:tcW w:w="0" w:type="auto"/>
            <w:gridSpan w:val="2"/>
            <w:shd w:val="clear" w:color="auto" w:fill="auto"/>
            <w:noWrap/>
            <w:vAlign w:val="bottom"/>
          </w:tcPr>
          <w:p w14:paraId="4F849024" w14:textId="77777777" w:rsidR="000E4B71" w:rsidRPr="00794CAF" w:rsidRDefault="000E4B71" w:rsidP="00BE1CA2">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检出事件</w:t>
            </w:r>
          </w:p>
        </w:tc>
        <w:tc>
          <w:tcPr>
            <w:tcW w:w="0" w:type="auto"/>
            <w:gridSpan w:val="2"/>
            <w:shd w:val="clear" w:color="auto" w:fill="auto"/>
            <w:noWrap/>
            <w:vAlign w:val="bottom"/>
          </w:tcPr>
          <w:p w14:paraId="2B9A8554" w14:textId="77777777" w:rsidR="000E4B71" w:rsidRPr="00794CAF" w:rsidRDefault="000E4B71" w:rsidP="00BE1CA2">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事件总数</w:t>
            </w:r>
          </w:p>
        </w:tc>
        <w:tc>
          <w:tcPr>
            <w:tcW w:w="1314" w:type="dxa"/>
            <w:gridSpan w:val="2"/>
            <w:vAlign w:val="bottom"/>
          </w:tcPr>
          <w:p w14:paraId="61F9AF98" w14:textId="77777777" w:rsidR="000E4B71" w:rsidRDefault="000E4B71" w:rsidP="00BE1CA2">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精准率</w:t>
            </w:r>
          </w:p>
        </w:tc>
        <w:tc>
          <w:tcPr>
            <w:tcW w:w="876" w:type="dxa"/>
            <w:vAlign w:val="bottom"/>
          </w:tcPr>
          <w:p w14:paraId="42D25061" w14:textId="77777777" w:rsidR="000E4B71" w:rsidRDefault="000E4B71" w:rsidP="00BE1CA2">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召回率</w:t>
            </w:r>
          </w:p>
        </w:tc>
      </w:tr>
      <w:tr w:rsidR="000E4B71" w:rsidRPr="00794CAF" w14:paraId="1D5AFBF5" w14:textId="77777777" w:rsidTr="00BE1CA2">
        <w:trPr>
          <w:trHeight w:val="285"/>
          <w:jc w:val="center"/>
        </w:trPr>
        <w:tc>
          <w:tcPr>
            <w:tcW w:w="0" w:type="auto"/>
            <w:gridSpan w:val="2"/>
            <w:vMerge/>
          </w:tcPr>
          <w:p w14:paraId="7377DA52" w14:textId="77777777" w:rsidR="000E4B71" w:rsidRDefault="000E4B71" w:rsidP="00BE1CA2">
            <w:pPr>
              <w:widowControl/>
              <w:jc w:val="right"/>
              <w:rPr>
                <w:rFonts w:ascii="等线" w:eastAsia="等线" w:hAnsi="等线" w:cs="宋体"/>
                <w:color w:val="000000"/>
                <w:kern w:val="0"/>
                <w:sz w:val="22"/>
              </w:rPr>
            </w:pPr>
          </w:p>
        </w:tc>
        <w:tc>
          <w:tcPr>
            <w:tcW w:w="0" w:type="auto"/>
            <w:gridSpan w:val="3"/>
            <w:shd w:val="clear" w:color="auto" w:fill="auto"/>
            <w:noWrap/>
            <w:vAlign w:val="bottom"/>
          </w:tcPr>
          <w:p w14:paraId="57FF648A" w14:textId="77777777" w:rsidR="000E4B71" w:rsidRPr="00794CAF" w:rsidRDefault="000E4B71" w:rsidP="00BE1CA2">
            <w:pPr>
              <w:widowControl/>
              <w:jc w:val="right"/>
              <w:rPr>
                <w:rFonts w:ascii="等线" w:eastAsia="等线" w:hAnsi="等线" w:cs="宋体"/>
                <w:color w:val="000000"/>
                <w:kern w:val="0"/>
                <w:sz w:val="22"/>
              </w:rPr>
            </w:pPr>
            <w:r>
              <w:rPr>
                <w:rFonts w:ascii="等线" w:eastAsia="等线" w:hAnsi="等线" w:cs="宋体"/>
                <w:color w:val="000000"/>
                <w:kern w:val="0"/>
                <w:sz w:val="22"/>
              </w:rPr>
              <w:t>593</w:t>
            </w:r>
          </w:p>
        </w:tc>
        <w:tc>
          <w:tcPr>
            <w:tcW w:w="0" w:type="auto"/>
            <w:gridSpan w:val="2"/>
            <w:shd w:val="clear" w:color="auto" w:fill="auto"/>
            <w:noWrap/>
            <w:vAlign w:val="bottom"/>
          </w:tcPr>
          <w:p w14:paraId="7BC0D992" w14:textId="77777777" w:rsidR="000E4B71" w:rsidRPr="00794CAF" w:rsidRDefault="000E4B71" w:rsidP="00BE1CA2">
            <w:pPr>
              <w:widowControl/>
              <w:jc w:val="right"/>
              <w:rPr>
                <w:rFonts w:ascii="等线" w:eastAsia="等线" w:hAnsi="等线" w:cs="宋体"/>
                <w:color w:val="000000"/>
                <w:kern w:val="0"/>
                <w:sz w:val="22"/>
              </w:rPr>
            </w:pPr>
            <w:r>
              <w:rPr>
                <w:rFonts w:ascii="等线" w:eastAsia="等线" w:hAnsi="等线" w:cs="宋体"/>
                <w:color w:val="000000"/>
                <w:kern w:val="0"/>
                <w:sz w:val="22"/>
              </w:rPr>
              <w:t>1513</w:t>
            </w:r>
          </w:p>
        </w:tc>
        <w:tc>
          <w:tcPr>
            <w:tcW w:w="0" w:type="auto"/>
            <w:gridSpan w:val="2"/>
            <w:shd w:val="clear" w:color="auto" w:fill="auto"/>
            <w:noWrap/>
            <w:vAlign w:val="bottom"/>
          </w:tcPr>
          <w:p w14:paraId="3067B545" w14:textId="77777777" w:rsidR="000E4B71" w:rsidRPr="00794CAF" w:rsidRDefault="000E4B71" w:rsidP="00BE1CA2">
            <w:pPr>
              <w:widowControl/>
              <w:jc w:val="right"/>
              <w:rPr>
                <w:rFonts w:ascii="等线" w:eastAsia="等线" w:hAnsi="等线" w:cs="宋体"/>
                <w:color w:val="000000"/>
                <w:kern w:val="0"/>
                <w:sz w:val="22"/>
              </w:rPr>
            </w:pPr>
            <w:r>
              <w:rPr>
                <w:rFonts w:ascii="等线" w:eastAsia="等线" w:hAnsi="等线" w:cs="宋体"/>
                <w:color w:val="000000"/>
                <w:kern w:val="0"/>
                <w:sz w:val="22"/>
              </w:rPr>
              <w:t>1828</w:t>
            </w:r>
          </w:p>
        </w:tc>
        <w:tc>
          <w:tcPr>
            <w:tcW w:w="1314" w:type="dxa"/>
            <w:gridSpan w:val="2"/>
            <w:vAlign w:val="bottom"/>
          </w:tcPr>
          <w:p w14:paraId="15A1DC07" w14:textId="1C7674E9" w:rsidR="000E4B71" w:rsidRPr="00794CAF" w:rsidRDefault="007631CA" w:rsidP="00BE1CA2">
            <w:pPr>
              <w:widowControl/>
              <w:jc w:val="right"/>
              <w:rPr>
                <w:rFonts w:ascii="等线" w:eastAsia="等线" w:hAnsi="等线" w:cs="宋体"/>
                <w:color w:val="000000"/>
                <w:kern w:val="0"/>
                <w:sz w:val="22"/>
              </w:rPr>
            </w:pPr>
            <w:r>
              <w:rPr>
                <w:rFonts w:ascii="等线" w:eastAsia="等线" w:hAnsi="等线" w:cs="宋体"/>
                <w:color w:val="000000"/>
                <w:kern w:val="0"/>
                <w:sz w:val="22"/>
              </w:rPr>
              <w:t>71.84</w:t>
            </w:r>
          </w:p>
        </w:tc>
        <w:tc>
          <w:tcPr>
            <w:tcW w:w="876" w:type="dxa"/>
            <w:vAlign w:val="bottom"/>
          </w:tcPr>
          <w:p w14:paraId="7D82C8B6" w14:textId="7B321828" w:rsidR="000E4B71" w:rsidRPr="00794CAF" w:rsidRDefault="007631CA" w:rsidP="00BE1CA2">
            <w:pPr>
              <w:widowControl/>
              <w:jc w:val="right"/>
              <w:rPr>
                <w:rFonts w:ascii="等线" w:eastAsia="等线" w:hAnsi="等线" w:cs="宋体"/>
                <w:color w:val="000000"/>
                <w:kern w:val="0"/>
                <w:sz w:val="22"/>
              </w:rPr>
            </w:pPr>
            <w:r>
              <w:rPr>
                <w:rFonts w:ascii="等线" w:eastAsia="等线" w:hAnsi="等线" w:cs="宋体"/>
                <w:color w:val="000000"/>
                <w:kern w:val="0"/>
                <w:sz w:val="22"/>
              </w:rPr>
              <w:t>82.77</w:t>
            </w:r>
          </w:p>
        </w:tc>
      </w:tr>
    </w:tbl>
    <w:p w14:paraId="5534846A" w14:textId="77777777" w:rsidR="003E5245" w:rsidRDefault="003E5245" w:rsidP="003E5245"/>
    <w:p w14:paraId="278A98D8" w14:textId="6572B1E5" w:rsidR="003E5245" w:rsidRDefault="003E5245" w:rsidP="003E5245">
      <w:r>
        <w:rPr>
          <w:rFonts w:hint="eastAsia"/>
        </w:rPr>
        <w:t>训练集一共包含</w:t>
      </w:r>
      <w:r w:rsidR="007916DC">
        <w:rPr>
          <w:highlight w:val="yellow"/>
        </w:rPr>
        <w:t>15</w:t>
      </w:r>
      <w:r w:rsidRPr="00E42F27">
        <w:rPr>
          <w:rFonts w:hint="eastAsia"/>
          <w:highlight w:val="yellow"/>
        </w:rPr>
        <w:t>个被试合计</w:t>
      </w:r>
      <w:r w:rsidR="007916DC">
        <w:rPr>
          <w:rFonts w:hint="eastAsia"/>
          <w:highlight w:val="yellow"/>
        </w:rPr>
        <w:t>大约8</w:t>
      </w:r>
      <w:r w:rsidR="007916DC">
        <w:rPr>
          <w:highlight w:val="yellow"/>
        </w:rPr>
        <w:t>0</w:t>
      </w:r>
      <w:r w:rsidRPr="00E42F27">
        <w:rPr>
          <w:rFonts w:hint="eastAsia"/>
          <w:highlight w:val="yellow"/>
        </w:rPr>
        <w:t>个小时的数据</w:t>
      </w:r>
      <w:r>
        <w:rPr>
          <w:rFonts w:hint="eastAsia"/>
        </w:rPr>
        <w:t>，总共包含</w:t>
      </w:r>
      <w:r w:rsidR="003524DC">
        <w:t>285286</w:t>
      </w:r>
      <w:r>
        <w:rPr>
          <w:rFonts w:hint="eastAsia"/>
        </w:rPr>
        <w:t>个</w:t>
      </w:r>
      <w:r>
        <w:t>10</w:t>
      </w:r>
      <w:r>
        <w:rPr>
          <w:rFonts w:hint="eastAsia"/>
        </w:rPr>
        <w:t>秒长的数据片段。使用级联分类器对上述数据的预测结果的混淆矩阵如</w:t>
      </w:r>
      <w:r w:rsidR="00CF5164">
        <w:fldChar w:fldCharType="begin"/>
      </w:r>
      <w:r w:rsidR="00CF5164">
        <w:instrText xml:space="preserve"> </w:instrText>
      </w:r>
      <w:r w:rsidR="00CF5164">
        <w:rPr>
          <w:rFonts w:hint="eastAsia"/>
        </w:rPr>
        <w:instrText>REF _Ref532982936 \h</w:instrText>
      </w:r>
      <w:r w:rsidR="00CF5164">
        <w:instrText xml:space="preserve"> </w:instrText>
      </w:r>
      <w:r w:rsidR="00CF5164">
        <w:fldChar w:fldCharType="separate"/>
      </w:r>
      <w:r w:rsidR="00CF5164">
        <w:t xml:space="preserve">表格 </w:t>
      </w:r>
      <w:r w:rsidR="00CF5164">
        <w:rPr>
          <w:noProof/>
        </w:rPr>
        <w:t>3</w:t>
      </w:r>
      <w:r w:rsidR="00CF5164">
        <w:fldChar w:fldCharType="end"/>
      </w:r>
      <w:r>
        <w:rPr>
          <w:rFonts w:hint="eastAsia"/>
        </w:rPr>
        <w:t>所示。</w:t>
      </w:r>
      <w:r w:rsidR="001E7985">
        <w:rPr>
          <w:rFonts w:hint="eastAsia"/>
        </w:rPr>
        <w:t>在这</w:t>
      </w:r>
      <w:r w:rsidR="007631CA">
        <w:t>285286</w:t>
      </w:r>
      <w:r w:rsidR="001E7985">
        <w:rPr>
          <w:rFonts w:hint="eastAsia"/>
        </w:rPr>
        <w:t>个数据片段中</w:t>
      </w:r>
      <w:r>
        <w:rPr>
          <w:rFonts w:hint="eastAsia"/>
        </w:rPr>
        <w:t>级联分类器实现了</w:t>
      </w:r>
      <w:r w:rsidR="007631CA">
        <w:t>89.0</w:t>
      </w:r>
      <w:r>
        <w:rPr>
          <w:rFonts w:hint="eastAsia"/>
        </w:rPr>
        <w:t>%的正确率，</w:t>
      </w:r>
      <w:r w:rsidR="007631CA">
        <w:t>73.4</w:t>
      </w:r>
      <w:r>
        <w:rPr>
          <w:rFonts w:hint="eastAsia"/>
        </w:rPr>
        <w:t>%的正阳率以及</w:t>
      </w:r>
      <w:r w:rsidR="007631CA">
        <w:t>91.2</w:t>
      </w:r>
      <w:r>
        <w:rPr>
          <w:rFonts w:hint="eastAsia"/>
        </w:rPr>
        <w:t>%的正阴率。</w:t>
      </w:r>
      <w:r w:rsidR="000E4B71">
        <w:fldChar w:fldCharType="begin"/>
      </w:r>
      <w:r w:rsidR="000E4B71">
        <w:instrText xml:space="preserve"> </w:instrText>
      </w:r>
      <w:r w:rsidR="000E4B71">
        <w:rPr>
          <w:rFonts w:hint="eastAsia"/>
        </w:rPr>
        <w:instrText>REF _Ref532982936 \h</w:instrText>
      </w:r>
      <w:r w:rsidR="000E4B71">
        <w:instrText xml:space="preserve"> </w:instrText>
      </w:r>
      <w:r w:rsidR="000E4B71">
        <w:fldChar w:fldCharType="separate"/>
      </w:r>
      <w:r w:rsidR="000E4B71">
        <w:t xml:space="preserve">表格 </w:t>
      </w:r>
      <w:r w:rsidR="000E4B71">
        <w:rPr>
          <w:noProof/>
        </w:rPr>
        <w:t>3</w:t>
      </w:r>
      <w:r w:rsidR="000E4B71">
        <w:fldChar w:fldCharType="end"/>
      </w:r>
      <w:r w:rsidR="00C22E03">
        <w:rPr>
          <w:rFonts w:hint="eastAsia"/>
        </w:rPr>
        <w:t>同样</w:t>
      </w:r>
      <w:r>
        <w:rPr>
          <w:rFonts w:hint="eastAsia"/>
        </w:rPr>
        <w:t>中统计了使用级联分类器定位出的事件结果与多导睡眠图人工标注的事件结果的对比。对于测试集中包含的</w:t>
      </w:r>
      <w:r w:rsidR="00955D0A">
        <w:rPr>
          <w:rFonts w:hint="eastAsia"/>
        </w:rPr>
        <w:t>1</w:t>
      </w:r>
      <w:r w:rsidR="00955D0A">
        <w:t>5</w:t>
      </w:r>
      <w:r>
        <w:rPr>
          <w:rFonts w:hint="eastAsia"/>
        </w:rPr>
        <w:t>个被试人工标注出的总共</w:t>
      </w:r>
      <w:r w:rsidR="00955D0A">
        <w:t>1828</w:t>
      </w:r>
      <w:r>
        <w:rPr>
          <w:rFonts w:hint="eastAsia"/>
        </w:rPr>
        <w:t>次睡眠呼吸暂停事件，级联分类器模型检出了1</w:t>
      </w:r>
      <w:r>
        <w:t>51</w:t>
      </w:r>
      <w:r w:rsidR="00955D0A">
        <w:t>3</w:t>
      </w:r>
      <w:r>
        <w:rPr>
          <w:rFonts w:hint="eastAsia"/>
        </w:rPr>
        <w:t>次事件，实现了</w:t>
      </w:r>
      <w:r w:rsidR="00955D0A">
        <w:t>82.8</w:t>
      </w:r>
      <w:r>
        <w:rPr>
          <w:rFonts w:hint="eastAsia"/>
        </w:rPr>
        <w:t>%的检出率，同时伴随着</w:t>
      </w:r>
      <w:r w:rsidR="00955D0A">
        <w:t>593</w:t>
      </w:r>
      <w:r>
        <w:rPr>
          <w:rFonts w:hint="eastAsia"/>
        </w:rPr>
        <w:t>次</w:t>
      </w:r>
      <w:commentRangeStart w:id="36"/>
      <w:r>
        <w:rPr>
          <w:rFonts w:hint="eastAsia"/>
        </w:rPr>
        <w:t>虚警事件</w:t>
      </w:r>
      <w:commentRangeEnd w:id="36"/>
      <w:r w:rsidR="0056570E">
        <w:rPr>
          <w:rStyle w:val="ac"/>
        </w:rPr>
        <w:commentReference w:id="36"/>
      </w:r>
      <w:r>
        <w:rPr>
          <w:rFonts w:hint="eastAsia"/>
        </w:rPr>
        <w:t>，也就是</w:t>
      </w:r>
      <w:r w:rsidR="00F03AA6">
        <w:t>71.84</w:t>
      </w:r>
      <w:r>
        <w:rPr>
          <w:rFonts w:hint="eastAsia"/>
        </w:rPr>
        <w:t>%的精准率。</w:t>
      </w:r>
    </w:p>
    <w:p w14:paraId="4E8632B8" w14:textId="23C0643F" w:rsidR="00381061" w:rsidRDefault="00FE48E5" w:rsidP="00381061">
      <w:r>
        <w:rPr>
          <w:noProof/>
        </w:rPr>
        <w:lastRenderedPageBreak/>
        <mc:AlternateContent>
          <mc:Choice Requires="wpg">
            <w:drawing>
              <wp:anchor distT="0" distB="0" distL="114300" distR="114300" simplePos="0" relativeHeight="251738112" behindDoc="0" locked="0" layoutInCell="1" allowOverlap="1" wp14:anchorId="00FCA253" wp14:editId="07DDD089">
                <wp:simplePos x="0" y="0"/>
                <wp:positionH relativeFrom="column">
                  <wp:posOffset>-73152</wp:posOffset>
                </wp:positionH>
                <wp:positionV relativeFrom="paragraph">
                  <wp:posOffset>65876</wp:posOffset>
                </wp:positionV>
                <wp:extent cx="5426710" cy="2367304"/>
                <wp:effectExtent l="0" t="0" r="0" b="0"/>
                <wp:wrapTopAndBottom/>
                <wp:docPr id="84" name="组合 84"/>
                <wp:cNvGraphicFramePr/>
                <a:graphic xmlns:a="http://schemas.openxmlformats.org/drawingml/2006/main">
                  <a:graphicData uri="http://schemas.microsoft.com/office/word/2010/wordprocessingGroup">
                    <wpg:wgp>
                      <wpg:cNvGrpSpPr/>
                      <wpg:grpSpPr>
                        <a:xfrm>
                          <a:off x="0" y="0"/>
                          <a:ext cx="5426710" cy="2367304"/>
                          <a:chOff x="0" y="0"/>
                          <a:chExt cx="5426710" cy="2367304"/>
                        </a:xfrm>
                      </wpg:grpSpPr>
                      <wpg:grpSp>
                        <wpg:cNvPr id="85" name="组合 85"/>
                        <wpg:cNvGrpSpPr/>
                        <wpg:grpSpPr>
                          <a:xfrm>
                            <a:off x="0" y="0"/>
                            <a:ext cx="5426710" cy="1972310"/>
                            <a:chOff x="395432" y="0"/>
                            <a:chExt cx="5426422" cy="1971819"/>
                          </a:xfrm>
                        </wpg:grpSpPr>
                        <wpg:grpSp>
                          <wpg:cNvPr id="86" name="组合 86"/>
                          <wpg:cNvGrpSpPr/>
                          <wpg:grpSpPr>
                            <a:xfrm>
                              <a:off x="434701" y="28049"/>
                              <a:ext cx="2794292" cy="924168"/>
                              <a:chOff x="395391" y="0"/>
                              <a:chExt cx="2794000" cy="924560"/>
                            </a:xfrm>
                          </wpg:grpSpPr>
                          <pic:pic xmlns:pic="http://schemas.openxmlformats.org/drawingml/2006/picture">
                            <pic:nvPicPr>
                              <pic:cNvPr id="87" name="图片 87"/>
                              <pic:cNvPicPr>
                                <a:picLocks noChangeAspect="1"/>
                              </pic:cNvPicPr>
                            </pic:nvPicPr>
                            <pic:blipFill rotWithShape="1">
                              <a:blip r:embed="rId12" cstate="print">
                                <a:extLst>
                                  <a:ext uri="{28A0092B-C50C-407E-A947-70E740481C1C}">
                                    <a14:useLocalDpi xmlns:a14="http://schemas.microsoft.com/office/drawing/2010/main" val="0"/>
                                  </a:ext>
                                </a:extLst>
                              </a:blip>
                              <a:srcRect b="57123"/>
                              <a:stretch/>
                            </pic:blipFill>
                            <pic:spPr bwMode="auto">
                              <a:xfrm>
                                <a:off x="395391" y="0"/>
                                <a:ext cx="2794000" cy="444500"/>
                              </a:xfrm>
                              <a:prstGeom prst="rect">
                                <a:avLst/>
                              </a:prstGeom>
                              <a:ln>
                                <a:noFill/>
                              </a:ln>
                              <a:extLst>
                                <a:ext uri="{53640926-AAD7-44D8-BBD7-CCE9431645EC}">
                                  <a14:shadowObscured xmlns:a14="http://schemas.microsoft.com/office/drawing/2010/main"/>
                                </a:ext>
                              </a:extLst>
                            </pic:spPr>
                          </pic:pic>
                          <wps:wsp>
                            <wps:cNvPr id="88" name="矩形 88"/>
                            <wps:cNvSpPr/>
                            <wps:spPr>
                              <a:xfrm>
                                <a:off x="1523151" y="3810"/>
                                <a:ext cx="647727" cy="126828"/>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89" name="图片 89"/>
                              <pic:cNvPicPr>
                                <a:picLocks noChangeAspect="1"/>
                              </pic:cNvPicPr>
                            </pic:nvPicPr>
                            <pic:blipFill rotWithShape="1">
                              <a:blip r:embed="rId12" cstate="print">
                                <a:extLst>
                                  <a:ext uri="{28A0092B-C50C-407E-A947-70E740481C1C}">
                                    <a14:useLocalDpi xmlns:a14="http://schemas.microsoft.com/office/drawing/2010/main" val="0"/>
                                  </a:ext>
                                </a:extLst>
                              </a:blip>
                              <a:srcRect t="57850"/>
                              <a:stretch/>
                            </pic:blipFill>
                            <pic:spPr bwMode="auto">
                              <a:xfrm>
                                <a:off x="395391" y="487680"/>
                                <a:ext cx="2794000" cy="436880"/>
                              </a:xfrm>
                              <a:prstGeom prst="rect">
                                <a:avLst/>
                              </a:prstGeom>
                              <a:ln>
                                <a:noFill/>
                              </a:ln>
                              <a:extLst>
                                <a:ext uri="{53640926-AAD7-44D8-BBD7-CCE9431645EC}">
                                  <a14:shadowObscured xmlns:a14="http://schemas.microsoft.com/office/drawing/2010/main"/>
                                </a:ext>
                              </a:extLst>
                            </pic:spPr>
                          </pic:pic>
                          <wps:wsp>
                            <wps:cNvPr id="90" name="矩形 90"/>
                            <wps:cNvSpPr/>
                            <wps:spPr>
                              <a:xfrm>
                                <a:off x="643773" y="80010"/>
                                <a:ext cx="99060" cy="75346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91" name="组合 91"/>
                          <wpg:cNvGrpSpPr/>
                          <wpg:grpSpPr>
                            <a:xfrm>
                              <a:off x="3029301" y="0"/>
                              <a:ext cx="2792553" cy="1100734"/>
                              <a:chOff x="0" y="0"/>
                              <a:chExt cx="2792261" cy="1101201"/>
                            </a:xfrm>
                          </wpg:grpSpPr>
                          <pic:pic xmlns:pic="http://schemas.openxmlformats.org/drawingml/2006/picture">
                            <pic:nvPicPr>
                              <pic:cNvPr id="92" name="图片 92"/>
                              <pic:cNvPicPr>
                                <a:picLocks noChangeAspect="1"/>
                              </pic:cNvPicPr>
                            </pic:nvPicPr>
                            <pic:blipFill rotWithShape="1">
                              <a:blip r:embed="rId13" cstate="print">
                                <a:extLst>
                                  <a:ext uri="{28A0092B-C50C-407E-A947-70E740481C1C}">
                                    <a14:useLocalDpi xmlns:a14="http://schemas.microsoft.com/office/drawing/2010/main" val="0"/>
                                  </a:ext>
                                </a:extLst>
                              </a:blip>
                              <a:srcRect b="65573"/>
                              <a:stretch/>
                            </pic:blipFill>
                            <pic:spPr bwMode="auto">
                              <a:xfrm>
                                <a:off x="0" y="0"/>
                                <a:ext cx="2787650" cy="480695"/>
                              </a:xfrm>
                              <a:prstGeom prst="rect">
                                <a:avLst/>
                              </a:prstGeom>
                              <a:ln>
                                <a:noFill/>
                              </a:ln>
                              <a:extLst>
                                <a:ext uri="{53640926-AAD7-44D8-BBD7-CCE9431645EC}">
                                  <a14:shadowObscured xmlns:a14="http://schemas.microsoft.com/office/drawing/2010/main"/>
                                </a:ext>
                              </a:extLst>
                            </pic:spPr>
                          </pic:pic>
                          <wps:wsp>
                            <wps:cNvPr id="96" name="矩形 96"/>
                            <wps:cNvSpPr/>
                            <wps:spPr>
                              <a:xfrm>
                                <a:off x="1105231" y="27830"/>
                                <a:ext cx="647540" cy="94717"/>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00" name="图片 100"/>
                              <pic:cNvPicPr>
                                <a:picLocks noChangeAspect="1"/>
                              </pic:cNvPicPr>
                            </pic:nvPicPr>
                            <pic:blipFill rotWithShape="1">
                              <a:blip r:embed="rId13" cstate="print">
                                <a:extLst>
                                  <a:ext uri="{28A0092B-C50C-407E-A947-70E740481C1C}">
                                    <a14:useLocalDpi xmlns:a14="http://schemas.microsoft.com/office/drawing/2010/main" val="0"/>
                                  </a:ext>
                                </a:extLst>
                              </a:blip>
                              <a:srcRect t="58463"/>
                              <a:stretch/>
                            </pic:blipFill>
                            <pic:spPr bwMode="auto">
                              <a:xfrm>
                                <a:off x="3976" y="520811"/>
                                <a:ext cx="2788285" cy="580390"/>
                              </a:xfrm>
                              <a:prstGeom prst="rect">
                                <a:avLst/>
                              </a:prstGeom>
                              <a:ln>
                                <a:noFill/>
                              </a:ln>
                              <a:extLst>
                                <a:ext uri="{53640926-AAD7-44D8-BBD7-CCE9431645EC}">
                                  <a14:shadowObscured xmlns:a14="http://schemas.microsoft.com/office/drawing/2010/main"/>
                                </a:ext>
                              </a:extLst>
                            </pic:spPr>
                          </pic:pic>
                          <wps:wsp>
                            <wps:cNvPr id="101" name="矩形 101"/>
                            <wps:cNvSpPr/>
                            <wps:spPr>
                              <a:xfrm>
                                <a:off x="202758" y="87464"/>
                                <a:ext cx="157121" cy="772326"/>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02" name="组合 102"/>
                          <wpg:cNvGrpSpPr/>
                          <wpg:grpSpPr>
                            <a:xfrm>
                              <a:off x="440311" y="903180"/>
                              <a:ext cx="2791752" cy="1068639"/>
                              <a:chOff x="395391" y="0"/>
                              <a:chExt cx="2791460" cy="1069092"/>
                            </a:xfrm>
                          </wpg:grpSpPr>
                          <pic:pic xmlns:pic="http://schemas.openxmlformats.org/drawingml/2006/picture">
                            <pic:nvPicPr>
                              <pic:cNvPr id="103" name="图片 103"/>
                              <pic:cNvPicPr>
                                <a:picLocks noChangeAspect="1"/>
                              </pic:cNvPicPr>
                            </pic:nvPicPr>
                            <pic:blipFill rotWithShape="1">
                              <a:blip r:embed="rId14" cstate="print">
                                <a:extLst>
                                  <a:ext uri="{28A0092B-C50C-407E-A947-70E740481C1C}">
                                    <a14:useLocalDpi xmlns:a14="http://schemas.microsoft.com/office/drawing/2010/main" val="0"/>
                                  </a:ext>
                                </a:extLst>
                              </a:blip>
                              <a:srcRect b="65473"/>
                              <a:stretch/>
                            </pic:blipFill>
                            <pic:spPr bwMode="auto">
                              <a:xfrm>
                                <a:off x="395391" y="0"/>
                                <a:ext cx="2791460" cy="473710"/>
                              </a:xfrm>
                              <a:prstGeom prst="rect">
                                <a:avLst/>
                              </a:prstGeom>
                              <a:ln>
                                <a:noFill/>
                              </a:ln>
                              <a:extLst>
                                <a:ext uri="{53640926-AAD7-44D8-BBD7-CCE9431645EC}">
                                  <a14:shadowObscured xmlns:a14="http://schemas.microsoft.com/office/drawing/2010/main"/>
                                </a:ext>
                              </a:extLst>
                            </pic:spPr>
                          </pic:pic>
                          <wps:wsp>
                            <wps:cNvPr id="104" name="矩形 104"/>
                            <wps:cNvSpPr/>
                            <wps:spPr>
                              <a:xfrm>
                                <a:off x="1520499" y="31805"/>
                                <a:ext cx="647065" cy="9461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05" name="图片 105"/>
                              <pic:cNvPicPr>
                                <a:picLocks noChangeAspect="1"/>
                              </pic:cNvPicPr>
                            </pic:nvPicPr>
                            <pic:blipFill rotWithShape="1">
                              <a:blip r:embed="rId14" cstate="print">
                                <a:extLst>
                                  <a:ext uri="{28A0092B-C50C-407E-A947-70E740481C1C}">
                                    <a14:useLocalDpi xmlns:a14="http://schemas.microsoft.com/office/drawing/2010/main" val="0"/>
                                  </a:ext>
                                </a:extLst>
                              </a:blip>
                              <a:srcRect t="58312"/>
                              <a:stretch/>
                            </pic:blipFill>
                            <pic:spPr bwMode="auto">
                              <a:xfrm>
                                <a:off x="395391" y="496957"/>
                                <a:ext cx="2789555" cy="572135"/>
                              </a:xfrm>
                              <a:prstGeom prst="rect">
                                <a:avLst/>
                              </a:prstGeom>
                              <a:ln>
                                <a:noFill/>
                              </a:ln>
                              <a:extLst>
                                <a:ext uri="{53640926-AAD7-44D8-BBD7-CCE9431645EC}">
                                  <a14:shadowObscured xmlns:a14="http://schemas.microsoft.com/office/drawing/2010/main"/>
                                </a:ext>
                              </a:extLst>
                            </pic:spPr>
                          </pic:pic>
                          <wps:wsp>
                            <wps:cNvPr id="106" name="矩形 106"/>
                            <wps:cNvSpPr/>
                            <wps:spPr>
                              <a:xfrm>
                                <a:off x="615984" y="79513"/>
                                <a:ext cx="127221" cy="7593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07" name="文本框 107"/>
                          <wps:cNvSpPr txBox="1"/>
                          <wps:spPr>
                            <a:xfrm>
                              <a:off x="3006862" y="28049"/>
                              <a:ext cx="379730" cy="402590"/>
                            </a:xfrm>
                            <a:prstGeom prst="rect">
                              <a:avLst/>
                            </a:prstGeom>
                            <a:solidFill>
                              <a:schemeClr val="lt1"/>
                            </a:solidFill>
                            <a:ln w="6350">
                              <a:noFill/>
                            </a:ln>
                          </wps:spPr>
                          <wps:txbx>
                            <w:txbxContent>
                              <w:p w14:paraId="2BFCEBD2" w14:textId="77777777" w:rsidR="00FE48E5" w:rsidRDefault="00FE48E5" w:rsidP="00FE48E5">
                                <w:pPr>
                                  <w:jc w:val="right"/>
                                </w:pPr>
                                <w:r>
                                  <w:rPr>
                                    <w:rFonts w:hint="eastAsia"/>
                                  </w:rPr>
                                  <w:t>(</w:t>
                                </w:r>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8" name="文本框 108"/>
                          <wps:cNvSpPr txBox="1"/>
                          <wps:spPr>
                            <a:xfrm>
                              <a:off x="395432" y="987328"/>
                              <a:ext cx="387151" cy="429489"/>
                            </a:xfrm>
                            <a:prstGeom prst="rect">
                              <a:avLst/>
                            </a:prstGeom>
                            <a:solidFill>
                              <a:schemeClr val="lt1"/>
                            </a:solidFill>
                            <a:ln w="6350">
                              <a:noFill/>
                            </a:ln>
                          </wps:spPr>
                          <wps:txbx>
                            <w:txbxContent>
                              <w:p w14:paraId="20EF9C26" w14:textId="77777777" w:rsidR="00FE48E5" w:rsidRDefault="00FE48E5" w:rsidP="00FE48E5">
                                <w:pPr>
                                  <w:jc w:val="right"/>
                                </w:pPr>
                                <w:r>
                                  <w:rPr>
                                    <w:rFonts w:hint="eastAsia"/>
                                  </w:rPr>
                                  <w:t>(</w:t>
                                </w:r>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9" name="文本框 109"/>
                          <wps:cNvSpPr txBox="1"/>
                          <wps:spPr>
                            <a:xfrm>
                              <a:off x="395432" y="28049"/>
                              <a:ext cx="386755" cy="373222"/>
                            </a:xfrm>
                            <a:prstGeom prst="rect">
                              <a:avLst/>
                            </a:prstGeom>
                            <a:solidFill>
                              <a:schemeClr val="lt1"/>
                            </a:solidFill>
                            <a:ln w="6350">
                              <a:noFill/>
                            </a:ln>
                          </wps:spPr>
                          <wps:txbx>
                            <w:txbxContent>
                              <w:p w14:paraId="234634E0" w14:textId="77777777" w:rsidR="00FE48E5" w:rsidRDefault="00FE48E5" w:rsidP="00FE48E5">
                                <w:pPr>
                                  <w:jc w:val="right"/>
                                </w:pPr>
                                <w:r>
                                  <w:rPr>
                                    <w:rFonts w:hint="eastAsia"/>
                                  </w:rPr>
                                  <w:t>(</w:t>
                                </w:r>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10" name="文本框 110"/>
                        <wps:cNvSpPr txBox="1"/>
                        <wps:spPr>
                          <a:xfrm>
                            <a:off x="29688" y="1971304"/>
                            <a:ext cx="5241600" cy="396000"/>
                          </a:xfrm>
                          <a:prstGeom prst="rect">
                            <a:avLst/>
                          </a:prstGeom>
                          <a:solidFill>
                            <a:prstClr val="white"/>
                          </a:solidFill>
                          <a:ln>
                            <a:noFill/>
                          </a:ln>
                        </wps:spPr>
                        <wps:txbx>
                          <w:txbxContent>
                            <w:p w14:paraId="57672B66" w14:textId="17D5EAA4" w:rsidR="00FE48E5" w:rsidRDefault="00FE48E5" w:rsidP="00FE48E5">
                              <w:pPr>
                                <w:pStyle w:val="a3"/>
                                <w:jc w:val="center"/>
                                <w:rPr>
                                  <w:noProof/>
                                </w:rPr>
                              </w:pPr>
                              <w:bookmarkStart w:id="37" w:name="_Ref532982590"/>
                              <w:r>
                                <w:t>图</w:t>
                              </w:r>
                              <w:r>
                                <w:t xml:space="preserve"> </w:t>
                              </w:r>
                              <w:r>
                                <w:fldChar w:fldCharType="begin"/>
                              </w:r>
                              <w:r>
                                <w:instrText xml:space="preserve"> SEQ </w:instrText>
                              </w:r>
                              <w:r>
                                <w:instrText>图</w:instrText>
                              </w:r>
                              <w:r>
                                <w:instrText xml:space="preserve"> \* ARABIC </w:instrText>
                              </w:r>
                              <w:r>
                                <w:fldChar w:fldCharType="separate"/>
                              </w:r>
                              <w:r w:rsidR="008112C4">
                                <w:rPr>
                                  <w:noProof/>
                                </w:rPr>
                                <w:t>2</w:t>
                              </w:r>
                              <w:r>
                                <w:fldChar w:fldCharType="end"/>
                              </w:r>
                              <w:bookmarkEnd w:id="37"/>
                              <w:r>
                                <w:t xml:space="preserve">. (a) </w:t>
                              </w:r>
                              <w:r>
                                <w:rPr>
                                  <w:rFonts w:hint="eastAsia"/>
                                </w:rPr>
                                <w:t>患有</w:t>
                              </w:r>
                              <w:r>
                                <w:t>轻度</w:t>
                              </w:r>
                              <w:r>
                                <w:rPr>
                                  <w:rFonts w:hint="eastAsia"/>
                                </w:rPr>
                                <w:t>睡眠呼吸暂停综合征的患者的预测结果。</w:t>
                              </w:r>
                              <w:r>
                                <w:rPr>
                                  <w:rFonts w:hint="eastAsia"/>
                                </w:rPr>
                                <w:t>(</w:t>
                              </w:r>
                              <w:r>
                                <w:t xml:space="preserve">b) </w:t>
                              </w:r>
                              <w:r>
                                <w:t>患有</w:t>
                              </w:r>
                              <w:r>
                                <w:rPr>
                                  <w:rFonts w:hint="eastAsia"/>
                                </w:rPr>
                                <w:t>中度睡眠呼吸暂停综合征的患者的预测结果。</w:t>
                              </w:r>
                              <w:r>
                                <w:rPr>
                                  <w:rFonts w:hint="eastAsia"/>
                                </w:rPr>
                                <w:t>(</w:t>
                              </w:r>
                              <w:r>
                                <w:t xml:space="preserve">c) </w:t>
                              </w:r>
                              <w:r>
                                <w:t>患有</w:t>
                              </w:r>
                              <w:r>
                                <w:rPr>
                                  <w:rFonts w:hint="eastAsia"/>
                                </w:rPr>
                                <w:t>重度睡眠呼吸暂停综合征的患者的预测结果。</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0FCA253" id="组合 84" o:spid="_x0000_s1034" style="position:absolute;left:0;text-align:left;margin-left:-5.75pt;margin-top:5.2pt;width:427.3pt;height:186.4pt;z-index:251738112" coordsize="54267,23673" o:gfxdata="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">
                <v:group id="组合 85" o:spid="_x0000_s1035" style="position:absolute;width:54267;height:19723" coordorigin="3954" coordsize="54264,19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">
                  <v:group id="组合 86" o:spid="_x0000_s1036" style="position:absolute;left:4347;top:280;width:27942;height:9242" coordorigin="3953" coordsize="27940,92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">
                    <v:shape id="图片 87" o:spid="_x0000_s1037" type="#_x0000_t75" style="position:absolute;left:3953;width:27940;height:44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">
                      <v:imagedata r:id="rId15" o:title="" cropbottom="37436f"/>
                    </v:shape>
                    <v:rect id="矩形 88" o:spid="_x0000_s1038" style="position:absolute;left:15231;top:38;width:6477;height:12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" fillcolor="white [3212]" strokecolor="white [3212]" strokeweight="1pt"/>
                    <v:shape id="图片 89" o:spid="_x0000_s1039" type="#_x0000_t75" style="position:absolute;left:3953;top:4876;width:27940;height:43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">
                      <v:imagedata r:id="rId15" o:title="" croptop="37913f"/>
                    </v:shape>
                    <v:rect id="矩形 90" o:spid="_x0000_s1040" style="position:absolute;left:6437;top:800;width:991;height:75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" fillcolor="white [3212]" strokecolor="white [3212]" strokeweight="1pt"/>
                  </v:group>
                  <v:group id="组合 91" o:spid="_x0000_s1041" style="position:absolute;left:30293;width:27925;height:11007" coordsize="27922,110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">
                    <v:shape id="图片 92" o:spid="_x0000_s1042" type="#_x0000_t75" style="position:absolute;width:27876;height:48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">
                      <v:imagedata r:id="rId16" o:title="" cropbottom="42974f"/>
                    </v:shape>
                    <v:rect id="矩形 96" o:spid="_x0000_s1043" style="position:absolute;left:11052;top:278;width:6475;height:9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" fillcolor="white [3212]" strokecolor="white [3212]" strokeweight="1pt"/>
                    <v:shape id="图片 100" o:spid="_x0000_s1044" type="#_x0000_t75" style="position:absolute;left:39;top:5208;width:27883;height:58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">
                      <v:imagedata r:id="rId16" o:title="" croptop="38314f"/>
                    </v:shape>
                    <v:rect id="矩形 101" o:spid="_x0000_s1045" style="position:absolute;left:2027;top:874;width:1571;height:77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" fillcolor="white [3212]" strokecolor="white [3212]" strokeweight="1pt"/>
                  </v:group>
                  <v:group id="组合 102" o:spid="_x0000_s1046" style="position:absolute;left:4403;top:9031;width:27917;height:10687" coordorigin="3953" coordsize="27914,10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">
                    <v:shape id="图片 103" o:spid="_x0000_s1047" type="#_x0000_t75" style="position:absolute;left:3953;width:27915;height:47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">
                      <v:imagedata r:id="rId17" o:title="" cropbottom="42908f"/>
                    </v:shape>
                    <v:rect id="矩形 104" o:spid="_x0000_s1048" style="position:absolute;left:15204;top:318;width:6471;height:9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" fillcolor="white [3212]" strokecolor="white [3212]" strokeweight="1pt"/>
                    <v:shape id="图片 105" o:spid="_x0000_s1049" type="#_x0000_t75" style="position:absolute;left:3953;top:4969;width:27896;height:57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">
                      <v:imagedata r:id="rId17" o:title="" croptop="38215f"/>
                    </v:shape>
                    <v:rect id="矩形 106" o:spid="_x0000_s1050" style="position:absolute;left:6159;top:795;width:1273;height:75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" fillcolor="white [3212]" strokecolor="white [3212]" strokeweight="1pt"/>
                  </v:group>
                  <v:shape id="文本框 107" o:spid="_x0000_s1051" type="#_x0000_t202" style="position:absolute;left:30068;top:280;width:3797;height:40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" fillcolor="white [3201]" stroked="f" strokeweight=".5pt">
                    <v:textbox>
                      <w:txbxContent>
                        <w:p w14:paraId="2BFCEBD2" w14:textId="77777777" w:rsidR="00FE48E5" w:rsidRDefault="00FE48E5" w:rsidP="00FE48E5">
                          <w:pPr>
                            <w:jc w:val="right"/>
                          </w:pPr>
                          <w:r>
                            <w:rPr>
                              <w:rFonts w:hint="eastAsia"/>
                            </w:rPr>
                            <w:t>(</w:t>
                          </w:r>
                          <w:r>
                            <w:t>b)</w:t>
                          </w:r>
                        </w:p>
                      </w:txbxContent>
                    </v:textbox>
                  </v:shape>
                  <v:shape id="文本框 108" o:spid="_x0000_s1052" type="#_x0000_t202" style="position:absolute;left:3954;top:9873;width:3871;height:42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" fillcolor="white [3201]" stroked="f" strokeweight=".5pt">
                    <v:textbox>
                      <w:txbxContent>
                        <w:p w14:paraId="20EF9C26" w14:textId="77777777" w:rsidR="00FE48E5" w:rsidRDefault="00FE48E5" w:rsidP="00FE48E5">
                          <w:pPr>
                            <w:jc w:val="right"/>
                          </w:pPr>
                          <w:r>
                            <w:rPr>
                              <w:rFonts w:hint="eastAsia"/>
                            </w:rPr>
                            <w:t>(</w:t>
                          </w:r>
                          <w:r>
                            <w:t>c)</w:t>
                          </w:r>
                        </w:p>
                      </w:txbxContent>
                    </v:textbox>
                  </v:shape>
                  <v:shape id="文本框 109" o:spid="_x0000_s1053" type="#_x0000_t202" style="position:absolute;left:3954;top:280;width:3867;height:37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" fillcolor="white [3201]" stroked="f" strokeweight=".5pt">
                    <v:textbox>
                      <w:txbxContent>
                        <w:p w14:paraId="234634E0" w14:textId="77777777" w:rsidR="00FE48E5" w:rsidRDefault="00FE48E5" w:rsidP="00FE48E5">
                          <w:pPr>
                            <w:jc w:val="right"/>
                          </w:pPr>
                          <w:r>
                            <w:rPr>
                              <w:rFonts w:hint="eastAsia"/>
                            </w:rPr>
                            <w:t>(</w:t>
                          </w:r>
                          <w:r>
                            <w:t>a)</w:t>
                          </w:r>
                        </w:p>
                      </w:txbxContent>
                    </v:textbox>
                  </v:shape>
                </v:group>
                <v:shape id="文本框 110" o:spid="_x0000_s1054" type="#_x0000_t202" style="position:absolute;left:296;top:19713;width:52416;height:3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" stroked="f">
                  <v:textbox style="mso-fit-shape-to-text:t" inset="0,0,0,0">
                    <w:txbxContent>
                      <w:p w14:paraId="57672B66" w14:textId="17D5EAA4" w:rsidR="00FE48E5" w:rsidRDefault="00FE48E5" w:rsidP="00FE48E5">
                        <w:pPr>
                          <w:pStyle w:val="a3"/>
                          <w:jc w:val="center"/>
                          <w:rPr>
                            <w:noProof/>
                          </w:rPr>
                        </w:pPr>
                        <w:bookmarkStart w:id="38" w:name="_Ref532982590"/>
                        <w:r>
                          <w:t>图</w:t>
                        </w:r>
                        <w:r>
                          <w:t xml:space="preserve"> </w:t>
                        </w:r>
                        <w:r>
                          <w:fldChar w:fldCharType="begin"/>
                        </w:r>
                        <w:r>
                          <w:instrText xml:space="preserve"> SEQ </w:instrText>
                        </w:r>
                        <w:r>
                          <w:instrText>图</w:instrText>
                        </w:r>
                        <w:r>
                          <w:instrText xml:space="preserve"> \* ARABIC </w:instrText>
                        </w:r>
                        <w:r>
                          <w:fldChar w:fldCharType="separate"/>
                        </w:r>
                        <w:r w:rsidR="008112C4">
                          <w:rPr>
                            <w:noProof/>
                          </w:rPr>
                          <w:t>2</w:t>
                        </w:r>
                        <w:r>
                          <w:fldChar w:fldCharType="end"/>
                        </w:r>
                        <w:bookmarkEnd w:id="38"/>
                        <w:r>
                          <w:t xml:space="preserve">. (a) </w:t>
                        </w:r>
                        <w:r>
                          <w:rPr>
                            <w:rFonts w:hint="eastAsia"/>
                          </w:rPr>
                          <w:t>患有</w:t>
                        </w:r>
                        <w:r>
                          <w:t>轻度</w:t>
                        </w:r>
                        <w:r>
                          <w:rPr>
                            <w:rFonts w:hint="eastAsia"/>
                          </w:rPr>
                          <w:t>睡眠呼吸暂停综合征的患者的预测结果。</w:t>
                        </w:r>
                        <w:r>
                          <w:rPr>
                            <w:rFonts w:hint="eastAsia"/>
                          </w:rPr>
                          <w:t>(</w:t>
                        </w:r>
                        <w:r>
                          <w:t xml:space="preserve">b) </w:t>
                        </w:r>
                        <w:r>
                          <w:t>患有</w:t>
                        </w:r>
                        <w:r>
                          <w:rPr>
                            <w:rFonts w:hint="eastAsia"/>
                          </w:rPr>
                          <w:t>中度睡眠呼吸暂停综合征的患者的预测结果。</w:t>
                        </w:r>
                        <w:r>
                          <w:rPr>
                            <w:rFonts w:hint="eastAsia"/>
                          </w:rPr>
                          <w:t>(</w:t>
                        </w:r>
                        <w:r>
                          <w:t xml:space="preserve">c) </w:t>
                        </w:r>
                        <w:r>
                          <w:t>患有</w:t>
                        </w:r>
                        <w:r>
                          <w:rPr>
                            <w:rFonts w:hint="eastAsia"/>
                          </w:rPr>
                          <w:t>重度睡眠呼吸暂停综合征的患者的预测结果。</w:t>
                        </w:r>
                      </w:p>
                    </w:txbxContent>
                  </v:textbox>
                </v:shape>
                <w10:wrap type="topAndBottom"/>
              </v:group>
            </w:pict>
          </mc:Fallback>
        </mc:AlternateContent>
      </w:r>
      <w:r w:rsidR="00381061">
        <w:fldChar w:fldCharType="begin"/>
      </w:r>
      <w:r w:rsidR="00381061">
        <w:instrText xml:space="preserve"> </w:instrText>
      </w:r>
      <w:r w:rsidR="00381061">
        <w:rPr>
          <w:rFonts w:hint="eastAsia"/>
        </w:rPr>
        <w:instrText>REF _Ref532982590 \h</w:instrText>
      </w:r>
      <w:r w:rsidR="00381061">
        <w:instrText xml:space="preserve"> </w:instrText>
      </w:r>
      <w:r w:rsidR="00381061">
        <w:fldChar w:fldCharType="separate"/>
      </w:r>
      <w:r w:rsidR="003311A7">
        <w:t xml:space="preserve">图 </w:t>
      </w:r>
      <w:r w:rsidR="003311A7">
        <w:rPr>
          <w:noProof/>
        </w:rPr>
        <w:t>2</w:t>
      </w:r>
      <w:r w:rsidR="00381061">
        <w:fldChar w:fldCharType="end"/>
      </w:r>
      <w:r w:rsidR="00381061">
        <w:rPr>
          <w:rFonts w:hint="eastAsia"/>
        </w:rPr>
        <w:t>显示的分别是对一个轻度睡眠呼吸暂停综合征的患者、中度睡眠呼吸暂停综合征的患者、重度睡眠呼吸暂停综合征的患者的级联分类器模型事件预测结果与人工标注事件结果的对比。对于该轻度患者，级联分类器模型对于事件的预测正阳率与精准率分别达到了76.7%与78.0%，对于中度患者，模型的正阳率与精准率分别是89.8%与80.3%，对于该重度患者，模型的正阳率与精准率分别达到89.3%与86.8%。</w:t>
      </w:r>
    </w:p>
    <w:p w14:paraId="5DAB436F" w14:textId="7DFF3BA3" w:rsidR="00381061" w:rsidRDefault="00381061" w:rsidP="003E5245">
      <w:r>
        <w:rPr>
          <w:rFonts w:hint="eastAsia"/>
          <w:noProof/>
        </w:rPr>
        <mc:AlternateContent>
          <mc:Choice Requires="wpg">
            <w:drawing>
              <wp:anchor distT="0" distB="0" distL="114300" distR="114300" simplePos="0" relativeHeight="251732992" behindDoc="0" locked="0" layoutInCell="1" allowOverlap="1" wp14:anchorId="439FE782" wp14:editId="6395D01D">
                <wp:simplePos x="0" y="0"/>
                <wp:positionH relativeFrom="column">
                  <wp:posOffset>-74930</wp:posOffset>
                </wp:positionH>
                <wp:positionV relativeFrom="paragraph">
                  <wp:posOffset>94615</wp:posOffset>
                </wp:positionV>
                <wp:extent cx="5557970" cy="2106930"/>
                <wp:effectExtent l="0" t="0" r="5080" b="7620"/>
                <wp:wrapTopAndBottom/>
                <wp:docPr id="12" name="组合 12"/>
                <wp:cNvGraphicFramePr/>
                <a:graphic xmlns:a="http://schemas.openxmlformats.org/drawingml/2006/main">
                  <a:graphicData uri="http://schemas.microsoft.com/office/word/2010/wordprocessingGroup">
                    <wpg:wgp>
                      <wpg:cNvGrpSpPr/>
                      <wpg:grpSpPr>
                        <a:xfrm>
                          <a:off x="0" y="0"/>
                          <a:ext cx="5557970" cy="2106930"/>
                          <a:chOff x="0" y="0"/>
                          <a:chExt cx="5557970" cy="2106930"/>
                        </a:xfrm>
                      </wpg:grpSpPr>
                      <wps:wsp>
                        <wps:cNvPr id="15" name="文本框 15"/>
                        <wps:cNvSpPr txBox="1"/>
                        <wps:spPr>
                          <a:xfrm>
                            <a:off x="80460" y="1908810"/>
                            <a:ext cx="5477510" cy="198120"/>
                          </a:xfrm>
                          <a:prstGeom prst="rect">
                            <a:avLst/>
                          </a:prstGeom>
                          <a:solidFill>
                            <a:prstClr val="white"/>
                          </a:solidFill>
                          <a:ln>
                            <a:noFill/>
                          </a:ln>
                        </wps:spPr>
                        <wps:txbx>
                          <w:txbxContent>
                            <w:p w14:paraId="0E46D929" w14:textId="7B70F444" w:rsidR="008E0B9B" w:rsidRPr="00A35A5C" w:rsidRDefault="008E0B9B" w:rsidP="00381061">
                              <w:pPr>
                                <w:pStyle w:val="a3"/>
                                <w:jc w:val="center"/>
                                <w:rPr>
                                  <w:noProof/>
                                </w:rPr>
                              </w:pPr>
                              <w:bookmarkStart w:id="39" w:name="_Ref532982578"/>
                              <w:r>
                                <w:t>图</w:t>
                              </w:r>
                              <w:r>
                                <w:t xml:space="preserve"> </w:t>
                              </w:r>
                              <w:r>
                                <w:fldChar w:fldCharType="begin"/>
                              </w:r>
                              <w:r>
                                <w:instrText xml:space="preserve"> SEQ </w:instrText>
                              </w:r>
                              <w:r>
                                <w:instrText>图</w:instrText>
                              </w:r>
                              <w:r>
                                <w:instrText xml:space="preserve"> \* ARABIC </w:instrText>
                              </w:r>
                              <w:r>
                                <w:fldChar w:fldCharType="separate"/>
                              </w:r>
                              <w:r w:rsidR="008112C4">
                                <w:rPr>
                                  <w:noProof/>
                                </w:rPr>
                                <w:t>3</w:t>
                              </w:r>
                              <w:r>
                                <w:fldChar w:fldCharType="end"/>
                              </w:r>
                              <w:bookmarkEnd w:id="39"/>
                              <w:r>
                                <w:rPr>
                                  <w:rFonts w:hint="eastAsia"/>
                                </w:rPr>
                                <w:t>.</w:t>
                              </w:r>
                              <w:r>
                                <w:t xml:space="preserve"> (a) AHI</w:t>
                              </w:r>
                              <w:r w:rsidRPr="00A35A5C">
                                <w:rPr>
                                  <w:vertAlign w:val="subscript"/>
                                </w:rPr>
                                <w:t>est</w:t>
                              </w:r>
                              <w:r>
                                <w:t>与</w:t>
                              </w:r>
                              <w:r>
                                <w:rPr>
                                  <w:rFonts w:hint="eastAsia"/>
                                </w:rPr>
                                <w:t>AHI</w:t>
                              </w:r>
                              <w:r w:rsidRPr="00A35A5C">
                                <w:rPr>
                                  <w:vertAlign w:val="subscript"/>
                                </w:rPr>
                                <w:t>refer</w:t>
                              </w:r>
                              <w:r>
                                <w:t>三点关系</w:t>
                              </w:r>
                              <w:r>
                                <w:rPr>
                                  <w:rFonts w:hint="eastAsia"/>
                                </w:rPr>
                                <w:t>图</w:t>
                              </w:r>
                              <w:r>
                                <w:rPr>
                                  <w:rFonts w:hint="eastAsia"/>
                                </w:rPr>
                                <w:t xml:space="preserve"> </w:t>
                              </w:r>
                              <w:r>
                                <w:t>(b) AHI</w:t>
                              </w:r>
                              <w:r w:rsidRPr="00A35A5C">
                                <w:rPr>
                                  <w:vertAlign w:val="subscript"/>
                                </w:rPr>
                                <w:t>est</w:t>
                              </w:r>
                              <w:r>
                                <w:t>与</w:t>
                              </w:r>
                              <w:r>
                                <w:rPr>
                                  <w:rFonts w:hint="eastAsia"/>
                                </w:rPr>
                                <w:t>AHI</w:t>
                              </w:r>
                              <w:r w:rsidRPr="00A35A5C">
                                <w:rPr>
                                  <w:vertAlign w:val="subscript"/>
                                </w:rPr>
                                <w:t>refer</w:t>
                              </w:r>
                              <w:r>
                                <w:t>的</w:t>
                              </w:r>
                              <w:r>
                                <w:rPr>
                                  <w:rFonts w:hint="eastAsia"/>
                                </w:rPr>
                                <w:t>Bland</w:t>
                              </w:r>
                              <w:r>
                                <w:t>-Altman</w:t>
                              </w:r>
                              <w:r>
                                <w:t>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cNvPr id="4" name="组合 4"/>
                        <wpg:cNvGrpSpPr/>
                        <wpg:grpSpPr>
                          <a:xfrm>
                            <a:off x="0" y="0"/>
                            <a:ext cx="5347462" cy="1820545"/>
                            <a:chOff x="0" y="0"/>
                            <a:chExt cx="5347462" cy="1820545"/>
                          </a:xfrm>
                        </wpg:grpSpPr>
                        <pic:pic xmlns:pic="http://schemas.openxmlformats.org/drawingml/2006/picture">
                          <pic:nvPicPr>
                            <pic:cNvPr id="50" name="图片 50"/>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73152" y="0"/>
                              <a:ext cx="5274310" cy="1820545"/>
                            </a:xfrm>
                            <a:prstGeom prst="rect">
                              <a:avLst/>
                            </a:prstGeom>
                          </pic:spPr>
                        </pic:pic>
                        <wps:wsp>
                          <wps:cNvPr id="21" name="文本框 21"/>
                          <wps:cNvSpPr txBox="1"/>
                          <wps:spPr>
                            <a:xfrm>
                              <a:off x="0" y="65837"/>
                              <a:ext cx="371475" cy="350520"/>
                            </a:xfrm>
                            <a:prstGeom prst="rect">
                              <a:avLst/>
                            </a:prstGeom>
                            <a:noFill/>
                            <a:ln w="6350">
                              <a:noFill/>
                            </a:ln>
                          </wps:spPr>
                          <wps:txbx>
                            <w:txbxContent>
                              <w:p w14:paraId="4F05B995" w14:textId="77777777" w:rsidR="008E0B9B" w:rsidRDefault="008E0B9B" w:rsidP="00381061">
                                <w:r>
                                  <w:rPr>
                                    <w:rFonts w:hint="eastAsia"/>
                                  </w:rPr>
                                  <w:t>(</w:t>
                                </w:r>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 name="文本框 22"/>
                          <wps:cNvSpPr txBox="1"/>
                          <wps:spPr>
                            <a:xfrm>
                              <a:off x="2538375" y="65837"/>
                              <a:ext cx="371475" cy="350520"/>
                            </a:xfrm>
                            <a:prstGeom prst="rect">
                              <a:avLst/>
                            </a:prstGeom>
                            <a:noFill/>
                            <a:ln w="6350">
                              <a:noFill/>
                            </a:ln>
                          </wps:spPr>
                          <wps:txbx>
                            <w:txbxContent>
                              <w:p w14:paraId="29AD721B" w14:textId="77777777" w:rsidR="008E0B9B" w:rsidRDefault="008E0B9B" w:rsidP="00381061">
                                <w:r>
                                  <w:rPr>
                                    <w:rFonts w:hint="eastAsia"/>
                                  </w:rPr>
                                  <w:t>(</w:t>
                                </w:r>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anchor>
            </w:drawing>
          </mc:Choice>
          <mc:Fallback>
            <w:pict>
              <v:group w14:anchorId="439FE782" id="组合 12" o:spid="_x0000_s1055" style="position:absolute;left:0;text-align:left;margin-left:-5.9pt;margin-top:7.45pt;width:437.65pt;height:165.9pt;z-index:251732992" coordsize="55579,21069" o:gfxdata="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">
                <v:shape id="文本框 15" o:spid="_x0000_s1056" type="#_x0000_t202" style="position:absolute;left:804;top:19088;width:54775;height:1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" stroked="f">
                  <v:textbox style="mso-fit-shape-to-text:t" inset="0,0,0,0">
                    <w:txbxContent>
                      <w:p w14:paraId="0E46D929" w14:textId="7B70F444" w:rsidR="008E0B9B" w:rsidRPr="00A35A5C" w:rsidRDefault="008E0B9B" w:rsidP="00381061">
                        <w:pPr>
                          <w:pStyle w:val="a3"/>
                          <w:jc w:val="center"/>
                          <w:rPr>
                            <w:noProof/>
                          </w:rPr>
                        </w:pPr>
                        <w:bookmarkStart w:id="40" w:name="_Ref532982578"/>
                        <w:r>
                          <w:t>图</w:t>
                        </w:r>
                        <w:r>
                          <w:t xml:space="preserve"> </w:t>
                        </w:r>
                        <w:r>
                          <w:fldChar w:fldCharType="begin"/>
                        </w:r>
                        <w:r>
                          <w:instrText xml:space="preserve"> SEQ </w:instrText>
                        </w:r>
                        <w:r>
                          <w:instrText>图</w:instrText>
                        </w:r>
                        <w:r>
                          <w:instrText xml:space="preserve"> \* ARABIC </w:instrText>
                        </w:r>
                        <w:r>
                          <w:fldChar w:fldCharType="separate"/>
                        </w:r>
                        <w:r w:rsidR="008112C4">
                          <w:rPr>
                            <w:noProof/>
                          </w:rPr>
                          <w:t>3</w:t>
                        </w:r>
                        <w:r>
                          <w:fldChar w:fldCharType="end"/>
                        </w:r>
                        <w:bookmarkEnd w:id="40"/>
                        <w:r>
                          <w:rPr>
                            <w:rFonts w:hint="eastAsia"/>
                          </w:rPr>
                          <w:t>.</w:t>
                        </w:r>
                        <w:r>
                          <w:t xml:space="preserve"> (a) AHI</w:t>
                        </w:r>
                        <w:r w:rsidRPr="00A35A5C">
                          <w:rPr>
                            <w:vertAlign w:val="subscript"/>
                          </w:rPr>
                          <w:t>est</w:t>
                        </w:r>
                        <w:r>
                          <w:t>与</w:t>
                        </w:r>
                        <w:r>
                          <w:rPr>
                            <w:rFonts w:hint="eastAsia"/>
                          </w:rPr>
                          <w:t>AHI</w:t>
                        </w:r>
                        <w:r w:rsidRPr="00A35A5C">
                          <w:rPr>
                            <w:vertAlign w:val="subscript"/>
                          </w:rPr>
                          <w:t>refer</w:t>
                        </w:r>
                        <w:r>
                          <w:t>三点关系</w:t>
                        </w:r>
                        <w:r>
                          <w:rPr>
                            <w:rFonts w:hint="eastAsia"/>
                          </w:rPr>
                          <w:t>图</w:t>
                        </w:r>
                        <w:r>
                          <w:rPr>
                            <w:rFonts w:hint="eastAsia"/>
                          </w:rPr>
                          <w:t xml:space="preserve"> </w:t>
                        </w:r>
                        <w:r>
                          <w:t>(b) AHI</w:t>
                        </w:r>
                        <w:r w:rsidRPr="00A35A5C">
                          <w:rPr>
                            <w:vertAlign w:val="subscript"/>
                          </w:rPr>
                          <w:t>est</w:t>
                        </w:r>
                        <w:r>
                          <w:t>与</w:t>
                        </w:r>
                        <w:r>
                          <w:rPr>
                            <w:rFonts w:hint="eastAsia"/>
                          </w:rPr>
                          <w:t>AHI</w:t>
                        </w:r>
                        <w:r w:rsidRPr="00A35A5C">
                          <w:rPr>
                            <w:vertAlign w:val="subscript"/>
                          </w:rPr>
                          <w:t>refer</w:t>
                        </w:r>
                        <w:r>
                          <w:t>的</w:t>
                        </w:r>
                        <w:r>
                          <w:rPr>
                            <w:rFonts w:hint="eastAsia"/>
                          </w:rPr>
                          <w:t>Bland</w:t>
                        </w:r>
                        <w:r>
                          <w:t>-Altman</w:t>
                        </w:r>
                        <w:r>
                          <w:t>图</w:t>
                        </w:r>
                      </w:p>
                    </w:txbxContent>
                  </v:textbox>
                </v:shape>
                <v:group id="组合 4" o:spid="_x0000_s1057" style="position:absolute;width:53474;height:18205" coordsize="53474,18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shape id="图片 50" o:spid="_x0000_s1058" type="#_x0000_t75" style="position:absolute;left:731;width:52743;height:182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">
                    <v:imagedata r:id="rId19" o:title=""/>
                  </v:shape>
                  <v:shape id="文本框 21" o:spid="_x0000_s1059" type="#_x0000_t202" style="position:absolute;top:658;width:3714;height:3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" filled="f" stroked="f" strokeweight=".5pt">
                    <v:textbox>
                      <w:txbxContent>
                        <w:p w14:paraId="4F05B995" w14:textId="77777777" w:rsidR="008E0B9B" w:rsidRDefault="008E0B9B" w:rsidP="00381061">
                          <w:r>
                            <w:rPr>
                              <w:rFonts w:hint="eastAsia"/>
                            </w:rPr>
                            <w:t>(</w:t>
                          </w:r>
                          <w:r>
                            <w:t>a)</w:t>
                          </w:r>
                        </w:p>
                      </w:txbxContent>
                    </v:textbox>
                  </v:shape>
                  <v:shape id="文本框 22" o:spid="_x0000_s1060" type="#_x0000_t202" style="position:absolute;left:25383;top:658;width:3715;height:3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" filled="f" stroked="f" strokeweight=".5pt">
                    <v:textbox>
                      <w:txbxContent>
                        <w:p w14:paraId="29AD721B" w14:textId="77777777" w:rsidR="008E0B9B" w:rsidRDefault="008E0B9B" w:rsidP="00381061">
                          <w:r>
                            <w:rPr>
                              <w:rFonts w:hint="eastAsia"/>
                            </w:rPr>
                            <w:t>(</w:t>
                          </w:r>
                          <w:r>
                            <w:t>b)</w:t>
                          </w:r>
                        </w:p>
                      </w:txbxContent>
                    </v:textbox>
                  </v:shape>
                </v:group>
                <w10:wrap type="topAndBottom"/>
              </v:group>
            </w:pict>
          </mc:Fallback>
        </mc:AlternateContent>
      </w:r>
    </w:p>
    <w:p w14:paraId="0B166F90" w14:textId="3715E493" w:rsidR="003E5245" w:rsidRDefault="009D19DA" w:rsidP="003E5245">
      <w:r>
        <w:fldChar w:fldCharType="begin"/>
      </w:r>
      <w:r>
        <w:instrText xml:space="preserve"> REF _Ref532982578 \h </w:instrText>
      </w:r>
      <w:r>
        <w:fldChar w:fldCharType="separate"/>
      </w:r>
      <w:r w:rsidR="003311A7">
        <w:t xml:space="preserve">图 </w:t>
      </w:r>
      <w:r w:rsidR="003311A7">
        <w:rPr>
          <w:noProof/>
        </w:rPr>
        <w:t>3</w:t>
      </w:r>
      <w:r>
        <w:fldChar w:fldCharType="end"/>
      </w:r>
      <w:r w:rsidR="003E5245">
        <w:t>(a)</w:t>
      </w:r>
      <w:r w:rsidR="003E5245">
        <w:rPr>
          <w:rFonts w:hint="eastAsia"/>
        </w:rPr>
        <w:t>展示的是根据级联分类器预测出的AHI</w:t>
      </w:r>
      <w:r w:rsidR="003E5245" w:rsidRPr="000869E7">
        <w:rPr>
          <w:rFonts w:hint="eastAsia"/>
          <w:vertAlign w:val="subscript"/>
        </w:rPr>
        <w:t>est</w:t>
      </w:r>
      <w:r w:rsidR="003E5245">
        <w:rPr>
          <w:rFonts w:hint="eastAsia"/>
        </w:rPr>
        <w:t>与根据多导睡眠图人工标注出的AHI</w:t>
      </w:r>
      <w:r w:rsidR="003E5245" w:rsidRPr="000869E7">
        <w:rPr>
          <w:rFonts w:hint="eastAsia"/>
          <w:vertAlign w:val="subscript"/>
        </w:rPr>
        <w:t>refer</w:t>
      </w:r>
      <w:r w:rsidR="003E5245">
        <w:rPr>
          <w:rFonts w:hint="eastAsia"/>
        </w:rPr>
        <w:t>的散点关系图。根据最小二乘法拟合出来的实线显示出了AHI</w:t>
      </w:r>
      <w:r w:rsidR="003E5245" w:rsidRPr="000869E7">
        <w:rPr>
          <w:rFonts w:hint="eastAsia"/>
          <w:vertAlign w:val="subscript"/>
        </w:rPr>
        <w:t>est</w:t>
      </w:r>
      <w:r w:rsidR="003E5245">
        <w:rPr>
          <w:rFonts w:hint="eastAsia"/>
        </w:rPr>
        <w:t>与AHI</w:t>
      </w:r>
      <w:r w:rsidR="003E5245" w:rsidRPr="000869E7">
        <w:rPr>
          <w:rFonts w:hint="eastAsia"/>
          <w:vertAlign w:val="subscript"/>
        </w:rPr>
        <w:t>refer</w:t>
      </w:r>
      <w:r w:rsidR="003E5245">
        <w:rPr>
          <w:rFonts w:hint="eastAsia"/>
        </w:rPr>
        <w:t>之间明显的线性关系（皮尔逊相关指数0.</w:t>
      </w:r>
      <w:r w:rsidR="003E5245">
        <w:t>98</w:t>
      </w:r>
      <w:r w:rsidR="003E5245">
        <w:rPr>
          <w:rFonts w:hint="eastAsia"/>
        </w:rPr>
        <w:t>）。</w:t>
      </w:r>
      <w:r w:rsidR="0056570E">
        <w:rPr>
          <w:rStyle w:val="ac"/>
        </w:rPr>
        <w:commentReference w:id="41"/>
      </w:r>
      <w:r w:rsidR="001E71D2">
        <w:fldChar w:fldCharType="begin"/>
      </w:r>
      <w:r w:rsidR="001E71D2">
        <w:instrText xml:space="preserve"> </w:instrText>
      </w:r>
      <w:r w:rsidR="001E71D2">
        <w:rPr>
          <w:rFonts w:hint="eastAsia"/>
        </w:rPr>
        <w:instrText>REF _Ref532982578 \h</w:instrText>
      </w:r>
      <w:r w:rsidR="001E71D2">
        <w:instrText xml:space="preserve"> </w:instrText>
      </w:r>
      <w:r w:rsidR="001E71D2">
        <w:fldChar w:fldCharType="separate"/>
      </w:r>
      <w:r w:rsidR="003311A7">
        <w:t xml:space="preserve">图 </w:t>
      </w:r>
      <w:r w:rsidR="003311A7">
        <w:rPr>
          <w:noProof/>
        </w:rPr>
        <w:t>3</w:t>
      </w:r>
      <w:r w:rsidR="001E71D2">
        <w:fldChar w:fldCharType="end"/>
      </w:r>
      <w:r w:rsidR="003E5245">
        <w:t>(b)</w:t>
      </w:r>
      <w:r w:rsidR="003E5245">
        <w:rPr>
          <w:rFonts w:hint="eastAsia"/>
        </w:rPr>
        <w:t>展示的是AHI</w:t>
      </w:r>
      <w:r w:rsidR="003E5245" w:rsidRPr="00A35A5C">
        <w:rPr>
          <w:rFonts w:hint="eastAsia"/>
          <w:vertAlign w:val="subscript"/>
        </w:rPr>
        <w:t>est</w:t>
      </w:r>
      <w:r w:rsidR="003E5245">
        <w:rPr>
          <w:rFonts w:hint="eastAsia"/>
        </w:rPr>
        <w:t>与AHI</w:t>
      </w:r>
      <w:r w:rsidR="003E5245" w:rsidRPr="00A35A5C">
        <w:rPr>
          <w:rFonts w:hint="eastAsia"/>
          <w:vertAlign w:val="subscript"/>
        </w:rPr>
        <w:t>refer</w:t>
      </w:r>
      <w:r w:rsidR="003E5245">
        <w:rPr>
          <w:rFonts w:hint="eastAsia"/>
        </w:rPr>
        <w:t>之间的Bland-Altman图，AHI</w:t>
      </w:r>
      <w:r w:rsidR="003E5245" w:rsidRPr="00A35A5C">
        <w:rPr>
          <w:rFonts w:hint="eastAsia"/>
          <w:vertAlign w:val="subscript"/>
        </w:rPr>
        <w:t>est</w:t>
      </w:r>
      <w:r w:rsidR="003E5245">
        <w:rPr>
          <w:rFonts w:hint="eastAsia"/>
        </w:rPr>
        <w:t>与AHI</w:t>
      </w:r>
      <w:r w:rsidR="003E5245" w:rsidRPr="00A35A5C">
        <w:rPr>
          <w:rFonts w:hint="eastAsia"/>
          <w:vertAlign w:val="subscript"/>
        </w:rPr>
        <w:t>refer</w:t>
      </w:r>
      <w:r w:rsidR="003E5245">
        <w:rPr>
          <w:rFonts w:hint="eastAsia"/>
        </w:rPr>
        <w:t>的平均误差为-</w:t>
      </w:r>
      <w:r w:rsidR="00CD1BE9">
        <w:t>7.72</w:t>
      </w:r>
      <w:r w:rsidR="003E5245">
        <w:rPr>
          <w:rFonts w:hint="eastAsia"/>
        </w:rPr>
        <w:t>次/小时，在9</w:t>
      </w:r>
      <w:r w:rsidR="003E5245">
        <w:t>5</w:t>
      </w:r>
      <w:r w:rsidR="003E5245">
        <w:rPr>
          <w:rFonts w:hint="eastAsia"/>
        </w:rPr>
        <w:t>%的置信区间内误差范围为-</w:t>
      </w:r>
      <w:r w:rsidR="003E5245">
        <w:t>5</w:t>
      </w:r>
      <w:r w:rsidR="003E5245">
        <w:rPr>
          <w:rFonts w:hint="eastAsia"/>
        </w:rPr>
        <w:t>.</w:t>
      </w:r>
      <w:r w:rsidR="00CD1BE9">
        <w:t>75</w:t>
      </w:r>
      <w:r w:rsidR="003E5245">
        <w:rPr>
          <w:rFonts w:hint="eastAsia"/>
        </w:rPr>
        <w:t>至</w:t>
      </w:r>
      <w:r w:rsidR="00CD1BE9">
        <w:rPr>
          <w:rFonts w:hint="eastAsia"/>
        </w:rPr>
        <w:t>2</w:t>
      </w:r>
      <w:r w:rsidR="00CD1BE9">
        <w:t>.30</w:t>
      </w:r>
      <w:r w:rsidR="003E5245">
        <w:rPr>
          <w:rFonts w:hint="eastAsia"/>
        </w:rPr>
        <w:t>次每小时。</w:t>
      </w:r>
    </w:p>
    <w:p w14:paraId="76C299A9" w14:textId="435DA8EF" w:rsidR="003E5245" w:rsidRDefault="003E5245" w:rsidP="003E5245">
      <w:pPr>
        <w:pStyle w:val="a3"/>
        <w:keepNext/>
        <w:jc w:val="center"/>
      </w:pPr>
      <w:bookmarkStart w:id="42" w:name="_Ref532982958"/>
      <w:r>
        <w:t>表格</w:t>
      </w:r>
      <w:r>
        <w:t xml:space="preserve"> </w:t>
      </w:r>
      <w:r>
        <w:fldChar w:fldCharType="begin"/>
      </w:r>
      <w:r>
        <w:instrText xml:space="preserve"> SEQ </w:instrText>
      </w:r>
      <w:r>
        <w:instrText>表格</w:instrText>
      </w:r>
      <w:r>
        <w:instrText xml:space="preserve"> \* ARABIC </w:instrText>
      </w:r>
      <w:r>
        <w:fldChar w:fldCharType="separate"/>
      </w:r>
      <w:r w:rsidR="009265E3">
        <w:rPr>
          <w:noProof/>
        </w:rPr>
        <w:t>4</w:t>
      </w:r>
      <w:r>
        <w:fldChar w:fldCharType="end"/>
      </w:r>
      <w:bookmarkEnd w:id="42"/>
      <w:r>
        <w:t xml:space="preserve"> </w:t>
      </w:r>
      <w:r>
        <w:rPr>
          <w:rFonts w:hint="eastAsia"/>
        </w:rPr>
        <w:t>级联分类器对</w:t>
      </w:r>
      <w:r>
        <w:rPr>
          <w:rFonts w:hint="eastAsia"/>
        </w:rPr>
        <w:t>SAHS</w:t>
      </w:r>
      <w:r>
        <w:rPr>
          <w:rFonts w:hint="eastAsia"/>
        </w:rPr>
        <w:t>严重程度预测结果</w:t>
      </w:r>
    </w:p>
    <w:tbl>
      <w:tblPr>
        <w:tblW w:w="8681" w:type="dxa"/>
        <w:tblInd w:w="-284" w:type="dxa"/>
        <w:tblLayout w:type="fixed"/>
        <w:tblLook w:val="04A0" w:firstRow="1" w:lastRow="0" w:firstColumn="1" w:lastColumn="0" w:noHBand="0" w:noVBand="1"/>
      </w:tblPr>
      <w:tblGrid>
        <w:gridCol w:w="656"/>
        <w:gridCol w:w="656"/>
        <w:gridCol w:w="656"/>
        <w:gridCol w:w="656"/>
        <w:gridCol w:w="656"/>
        <w:gridCol w:w="656"/>
        <w:gridCol w:w="1201"/>
        <w:gridCol w:w="850"/>
        <w:gridCol w:w="851"/>
        <w:gridCol w:w="850"/>
        <w:gridCol w:w="993"/>
      </w:tblGrid>
      <w:tr w:rsidR="006A5E68" w:rsidRPr="005D720A" w14:paraId="15F3DB07" w14:textId="77777777" w:rsidTr="006A5E68">
        <w:trPr>
          <w:trHeight w:val="285"/>
        </w:trPr>
        <w:tc>
          <w:tcPr>
            <w:tcW w:w="656" w:type="dxa"/>
            <w:tcBorders>
              <w:top w:val="nil"/>
              <w:left w:val="nil"/>
              <w:right w:val="nil"/>
            </w:tcBorders>
            <w:shd w:val="clear" w:color="auto" w:fill="auto"/>
            <w:noWrap/>
            <w:vAlign w:val="bottom"/>
            <w:hideMark/>
          </w:tcPr>
          <w:p w14:paraId="397D0331" w14:textId="77777777" w:rsidR="006A5E68" w:rsidRPr="005D720A" w:rsidRDefault="006A5E68" w:rsidP="00DF2EE1">
            <w:pPr>
              <w:widowControl/>
              <w:jc w:val="left"/>
              <w:rPr>
                <w:rFonts w:ascii="Times New Roman" w:eastAsia="Times New Roman" w:hAnsi="Times New Roman" w:cs="Times New Roman"/>
                <w:kern w:val="0"/>
                <w:sz w:val="20"/>
                <w:szCs w:val="20"/>
              </w:rPr>
            </w:pPr>
          </w:p>
        </w:tc>
        <w:tc>
          <w:tcPr>
            <w:tcW w:w="3280" w:type="dxa"/>
            <w:gridSpan w:val="5"/>
            <w:tcBorders>
              <w:top w:val="single" w:sz="4" w:space="0" w:color="auto"/>
              <w:left w:val="nil"/>
              <w:bottom w:val="single" w:sz="4" w:space="0" w:color="auto"/>
              <w:right w:val="nil"/>
            </w:tcBorders>
            <w:shd w:val="clear" w:color="auto" w:fill="auto"/>
            <w:noWrap/>
            <w:vAlign w:val="bottom"/>
            <w:hideMark/>
          </w:tcPr>
          <w:p w14:paraId="0BF03E61" w14:textId="77777777" w:rsidR="006A5E68" w:rsidRPr="005D720A" w:rsidRDefault="006A5E68" w:rsidP="00DF2EE1">
            <w:pPr>
              <w:widowControl/>
              <w:jc w:val="left"/>
              <w:rPr>
                <w:rFonts w:ascii="Times New Roman" w:eastAsia="Times New Roman" w:hAnsi="Times New Roman" w:cs="Times New Roman"/>
                <w:kern w:val="0"/>
                <w:sz w:val="20"/>
                <w:szCs w:val="20"/>
              </w:rPr>
            </w:pPr>
            <w:r w:rsidRPr="005D720A">
              <w:rPr>
                <w:rFonts w:ascii="等线" w:eastAsia="等线" w:hAnsi="等线" w:cs="宋体" w:hint="eastAsia"/>
                <w:color w:val="000000"/>
                <w:kern w:val="0"/>
                <w:sz w:val="22"/>
              </w:rPr>
              <w:t>人工判断SAHS严重程度</w:t>
            </w:r>
          </w:p>
        </w:tc>
        <w:tc>
          <w:tcPr>
            <w:tcW w:w="1201" w:type="dxa"/>
            <w:tcBorders>
              <w:top w:val="single" w:sz="4" w:space="0" w:color="auto"/>
              <w:left w:val="nil"/>
              <w:right w:val="nil"/>
            </w:tcBorders>
          </w:tcPr>
          <w:p w14:paraId="1A95BEF8" w14:textId="77777777" w:rsidR="006A5E68" w:rsidRPr="005D720A" w:rsidRDefault="006A5E68" w:rsidP="00DF2EE1">
            <w:pPr>
              <w:widowControl/>
              <w:jc w:val="left"/>
              <w:rPr>
                <w:rFonts w:ascii="等线" w:eastAsia="等线" w:hAnsi="等线" w:cs="宋体"/>
                <w:color w:val="000000"/>
                <w:kern w:val="0"/>
                <w:sz w:val="22"/>
              </w:rPr>
            </w:pPr>
          </w:p>
        </w:tc>
        <w:tc>
          <w:tcPr>
            <w:tcW w:w="3544" w:type="dxa"/>
            <w:gridSpan w:val="4"/>
            <w:tcBorders>
              <w:top w:val="single" w:sz="4" w:space="0" w:color="auto"/>
              <w:left w:val="nil"/>
              <w:bottom w:val="single" w:sz="4" w:space="0" w:color="auto"/>
            </w:tcBorders>
          </w:tcPr>
          <w:p w14:paraId="7DCBFE9D" w14:textId="77777777" w:rsidR="006A5E68" w:rsidRPr="005D720A" w:rsidRDefault="006A5E68" w:rsidP="00DF2EE1">
            <w:pPr>
              <w:widowControl/>
              <w:jc w:val="left"/>
              <w:rPr>
                <w:rFonts w:ascii="等线" w:eastAsia="等线" w:hAnsi="等线" w:cs="宋体"/>
                <w:color w:val="000000"/>
                <w:kern w:val="0"/>
                <w:sz w:val="22"/>
              </w:rPr>
            </w:pPr>
            <w:r>
              <w:rPr>
                <w:rFonts w:ascii="等线" w:eastAsia="等线" w:hAnsi="等线" w:cs="宋体" w:hint="eastAsia"/>
                <w:color w:val="000000"/>
                <w:kern w:val="0"/>
                <w:sz w:val="22"/>
              </w:rPr>
              <w:t>AHI</w:t>
            </w:r>
            <w:r>
              <w:rPr>
                <w:rFonts w:ascii="等线" w:eastAsia="等线" w:hAnsi="等线" w:cs="宋体"/>
                <w:color w:val="000000"/>
                <w:kern w:val="0"/>
                <w:sz w:val="22"/>
              </w:rPr>
              <w:t xml:space="preserve"> </w:t>
            </w:r>
            <w:r>
              <w:rPr>
                <w:rFonts w:ascii="等线" w:eastAsia="等线" w:hAnsi="等线" w:cs="宋体" w:hint="eastAsia"/>
                <w:color w:val="000000"/>
                <w:kern w:val="0"/>
                <w:sz w:val="22"/>
              </w:rPr>
              <w:t>cutoff</w:t>
            </w:r>
            <w:r>
              <w:rPr>
                <w:rFonts w:ascii="等线" w:eastAsia="等线" w:hAnsi="等线" w:cs="宋体"/>
                <w:color w:val="000000"/>
                <w:kern w:val="0"/>
                <w:sz w:val="22"/>
              </w:rPr>
              <w:t>(events/h)</w:t>
            </w:r>
          </w:p>
        </w:tc>
      </w:tr>
      <w:tr w:rsidR="006A5E68" w:rsidRPr="005D720A" w14:paraId="7B9AD0BC" w14:textId="77777777" w:rsidTr="006A5E68">
        <w:trPr>
          <w:trHeight w:val="285"/>
        </w:trPr>
        <w:tc>
          <w:tcPr>
            <w:tcW w:w="656" w:type="dxa"/>
            <w:tcBorders>
              <w:left w:val="nil"/>
              <w:bottom w:val="single" w:sz="4" w:space="0" w:color="auto"/>
              <w:right w:val="nil"/>
            </w:tcBorders>
            <w:shd w:val="clear" w:color="auto" w:fill="auto"/>
            <w:noWrap/>
            <w:vAlign w:val="bottom"/>
            <w:hideMark/>
          </w:tcPr>
          <w:p w14:paraId="24E8B686" w14:textId="77777777" w:rsidR="006A5E68" w:rsidRPr="005D720A" w:rsidRDefault="006A5E68" w:rsidP="00DF2EE1">
            <w:pPr>
              <w:widowControl/>
              <w:jc w:val="left"/>
              <w:rPr>
                <w:rFonts w:ascii="Times New Roman" w:eastAsia="Times New Roman" w:hAnsi="Times New Roman" w:cs="Times New Roman"/>
                <w:kern w:val="0"/>
                <w:sz w:val="20"/>
                <w:szCs w:val="20"/>
              </w:rPr>
            </w:pPr>
          </w:p>
        </w:tc>
        <w:tc>
          <w:tcPr>
            <w:tcW w:w="656" w:type="dxa"/>
            <w:tcBorders>
              <w:left w:val="nil"/>
              <w:bottom w:val="single" w:sz="4" w:space="0" w:color="auto"/>
              <w:right w:val="nil"/>
            </w:tcBorders>
            <w:shd w:val="clear" w:color="auto" w:fill="auto"/>
            <w:noWrap/>
            <w:vAlign w:val="bottom"/>
            <w:hideMark/>
          </w:tcPr>
          <w:p w14:paraId="0EAEF4FF" w14:textId="77777777" w:rsidR="006A5E68" w:rsidRPr="005D720A" w:rsidRDefault="006A5E68" w:rsidP="00DF2EE1">
            <w:pPr>
              <w:widowControl/>
              <w:jc w:val="left"/>
              <w:rPr>
                <w:rFonts w:ascii="等线" w:eastAsia="等线" w:hAnsi="等线" w:cs="宋体"/>
                <w:color w:val="000000"/>
                <w:kern w:val="0"/>
                <w:sz w:val="22"/>
              </w:rPr>
            </w:pPr>
            <w:r w:rsidRPr="005D720A">
              <w:rPr>
                <w:rFonts w:ascii="等线" w:eastAsia="等线" w:hAnsi="等线" w:cs="宋体" w:hint="eastAsia"/>
                <w:color w:val="000000"/>
                <w:kern w:val="0"/>
                <w:sz w:val="22"/>
              </w:rPr>
              <w:t>正常</w:t>
            </w:r>
          </w:p>
        </w:tc>
        <w:tc>
          <w:tcPr>
            <w:tcW w:w="656" w:type="dxa"/>
            <w:tcBorders>
              <w:left w:val="nil"/>
              <w:bottom w:val="single" w:sz="4" w:space="0" w:color="auto"/>
              <w:right w:val="nil"/>
            </w:tcBorders>
            <w:shd w:val="clear" w:color="auto" w:fill="auto"/>
            <w:noWrap/>
            <w:vAlign w:val="bottom"/>
            <w:hideMark/>
          </w:tcPr>
          <w:p w14:paraId="68F98498" w14:textId="77777777" w:rsidR="006A5E68" w:rsidRPr="005D720A" w:rsidRDefault="006A5E68" w:rsidP="00DF2EE1">
            <w:pPr>
              <w:widowControl/>
              <w:jc w:val="left"/>
              <w:rPr>
                <w:rFonts w:ascii="等线" w:eastAsia="等线" w:hAnsi="等线" w:cs="宋体"/>
                <w:color w:val="000000"/>
                <w:kern w:val="0"/>
                <w:sz w:val="22"/>
              </w:rPr>
            </w:pPr>
            <w:r w:rsidRPr="005D720A">
              <w:rPr>
                <w:rFonts w:ascii="等线" w:eastAsia="等线" w:hAnsi="等线" w:cs="宋体" w:hint="eastAsia"/>
                <w:color w:val="000000"/>
                <w:kern w:val="0"/>
                <w:sz w:val="22"/>
              </w:rPr>
              <w:t>轻度</w:t>
            </w:r>
          </w:p>
        </w:tc>
        <w:tc>
          <w:tcPr>
            <w:tcW w:w="656" w:type="dxa"/>
            <w:tcBorders>
              <w:top w:val="single" w:sz="4" w:space="0" w:color="auto"/>
              <w:left w:val="nil"/>
              <w:bottom w:val="single" w:sz="4" w:space="0" w:color="auto"/>
              <w:right w:val="nil"/>
            </w:tcBorders>
            <w:shd w:val="clear" w:color="auto" w:fill="auto"/>
            <w:noWrap/>
            <w:vAlign w:val="bottom"/>
            <w:hideMark/>
          </w:tcPr>
          <w:p w14:paraId="4760B0A2" w14:textId="77777777" w:rsidR="006A5E68" w:rsidRPr="005D720A" w:rsidRDefault="006A5E68" w:rsidP="00DF2EE1">
            <w:pPr>
              <w:widowControl/>
              <w:jc w:val="left"/>
              <w:rPr>
                <w:rFonts w:ascii="等线" w:eastAsia="等线" w:hAnsi="等线" w:cs="宋体"/>
                <w:color w:val="000000"/>
                <w:kern w:val="0"/>
                <w:sz w:val="22"/>
              </w:rPr>
            </w:pPr>
            <w:r w:rsidRPr="005D720A">
              <w:rPr>
                <w:rFonts w:ascii="等线" w:eastAsia="等线" w:hAnsi="等线" w:cs="宋体" w:hint="eastAsia"/>
                <w:color w:val="000000"/>
                <w:kern w:val="0"/>
                <w:sz w:val="22"/>
              </w:rPr>
              <w:t>中度</w:t>
            </w:r>
          </w:p>
        </w:tc>
        <w:tc>
          <w:tcPr>
            <w:tcW w:w="656" w:type="dxa"/>
            <w:tcBorders>
              <w:top w:val="single" w:sz="4" w:space="0" w:color="auto"/>
              <w:left w:val="nil"/>
              <w:bottom w:val="single" w:sz="4" w:space="0" w:color="auto"/>
              <w:right w:val="nil"/>
            </w:tcBorders>
            <w:shd w:val="clear" w:color="auto" w:fill="auto"/>
            <w:noWrap/>
            <w:vAlign w:val="bottom"/>
            <w:hideMark/>
          </w:tcPr>
          <w:p w14:paraId="63650287" w14:textId="77777777" w:rsidR="006A5E68" w:rsidRPr="005D720A" w:rsidRDefault="006A5E68" w:rsidP="00DF2EE1">
            <w:pPr>
              <w:widowControl/>
              <w:jc w:val="left"/>
              <w:rPr>
                <w:rFonts w:ascii="等线" w:eastAsia="等线" w:hAnsi="等线" w:cs="宋体"/>
                <w:color w:val="000000"/>
                <w:kern w:val="0"/>
                <w:sz w:val="22"/>
              </w:rPr>
            </w:pPr>
            <w:r w:rsidRPr="005D720A">
              <w:rPr>
                <w:rFonts w:ascii="等线" w:eastAsia="等线" w:hAnsi="等线" w:cs="宋体" w:hint="eastAsia"/>
                <w:color w:val="000000"/>
                <w:kern w:val="0"/>
                <w:sz w:val="22"/>
              </w:rPr>
              <w:t>重度</w:t>
            </w:r>
          </w:p>
        </w:tc>
        <w:tc>
          <w:tcPr>
            <w:tcW w:w="656" w:type="dxa"/>
            <w:tcBorders>
              <w:top w:val="single" w:sz="4" w:space="0" w:color="auto"/>
              <w:left w:val="nil"/>
              <w:bottom w:val="single" w:sz="4" w:space="0" w:color="auto"/>
              <w:right w:val="nil"/>
            </w:tcBorders>
            <w:shd w:val="clear" w:color="auto" w:fill="auto"/>
            <w:noWrap/>
            <w:vAlign w:val="bottom"/>
            <w:hideMark/>
          </w:tcPr>
          <w:p w14:paraId="351EE06B" w14:textId="77777777" w:rsidR="006A5E68" w:rsidRPr="005D720A" w:rsidRDefault="006A5E68" w:rsidP="00DF2EE1">
            <w:pPr>
              <w:widowControl/>
              <w:jc w:val="left"/>
              <w:rPr>
                <w:rFonts w:ascii="等线" w:eastAsia="等线" w:hAnsi="等线" w:cs="宋体"/>
                <w:color w:val="000000"/>
                <w:kern w:val="0"/>
                <w:sz w:val="22"/>
              </w:rPr>
            </w:pPr>
            <w:r>
              <w:rPr>
                <w:rFonts w:ascii="等线" w:eastAsia="等线" w:hAnsi="等线" w:cs="宋体" w:hint="eastAsia"/>
                <w:color w:val="000000"/>
                <w:kern w:val="0"/>
                <w:sz w:val="22"/>
              </w:rPr>
              <w:t>合计</w:t>
            </w:r>
          </w:p>
        </w:tc>
        <w:tc>
          <w:tcPr>
            <w:tcW w:w="1201" w:type="dxa"/>
            <w:tcBorders>
              <w:left w:val="nil"/>
              <w:bottom w:val="single" w:sz="4" w:space="0" w:color="auto"/>
              <w:right w:val="nil"/>
            </w:tcBorders>
          </w:tcPr>
          <w:p w14:paraId="7C942782" w14:textId="77777777" w:rsidR="006A5E68" w:rsidRDefault="006A5E68" w:rsidP="00DF2EE1">
            <w:pPr>
              <w:widowControl/>
              <w:jc w:val="left"/>
              <w:rPr>
                <w:rFonts w:ascii="等线" w:eastAsia="等线" w:hAnsi="等线" w:cs="宋体"/>
                <w:color w:val="000000"/>
                <w:kern w:val="0"/>
                <w:sz w:val="22"/>
              </w:rPr>
            </w:pPr>
          </w:p>
        </w:tc>
        <w:tc>
          <w:tcPr>
            <w:tcW w:w="850" w:type="dxa"/>
            <w:tcBorders>
              <w:top w:val="single" w:sz="4" w:space="0" w:color="auto"/>
              <w:left w:val="nil"/>
              <w:bottom w:val="single" w:sz="4" w:space="0" w:color="auto"/>
              <w:right w:val="nil"/>
            </w:tcBorders>
          </w:tcPr>
          <w:p w14:paraId="5ABCA0BC" w14:textId="77777777" w:rsidR="006A5E68" w:rsidRDefault="006A5E68" w:rsidP="00DF2EE1">
            <w:pPr>
              <w:widowControl/>
              <w:jc w:val="left"/>
              <w:rPr>
                <w:rFonts w:ascii="等线" w:eastAsia="等线" w:hAnsi="等线" w:cs="宋体"/>
                <w:color w:val="000000"/>
                <w:kern w:val="0"/>
                <w:sz w:val="22"/>
              </w:rPr>
            </w:pPr>
            <w:r>
              <w:rPr>
                <w:rFonts w:ascii="等线" w:eastAsia="等线" w:hAnsi="等线" w:cs="宋体" w:hint="eastAsia"/>
                <w:color w:val="000000"/>
                <w:kern w:val="0"/>
                <w:sz w:val="22"/>
              </w:rPr>
              <w:t>≥5</w:t>
            </w:r>
          </w:p>
        </w:tc>
        <w:tc>
          <w:tcPr>
            <w:tcW w:w="851" w:type="dxa"/>
            <w:tcBorders>
              <w:top w:val="single" w:sz="4" w:space="0" w:color="auto"/>
              <w:left w:val="nil"/>
              <w:bottom w:val="single" w:sz="4" w:space="0" w:color="auto"/>
              <w:right w:val="nil"/>
            </w:tcBorders>
          </w:tcPr>
          <w:p w14:paraId="116F258A" w14:textId="77777777" w:rsidR="006A5E68" w:rsidRDefault="006A5E68" w:rsidP="00DF2EE1">
            <w:pPr>
              <w:widowControl/>
              <w:jc w:val="left"/>
              <w:rPr>
                <w:rFonts w:ascii="等线" w:eastAsia="等线" w:hAnsi="等线" w:cs="宋体"/>
                <w:color w:val="000000"/>
                <w:kern w:val="0"/>
                <w:sz w:val="22"/>
              </w:rPr>
            </w:pPr>
            <w:r>
              <w:rPr>
                <w:rFonts w:ascii="等线" w:eastAsia="等线" w:hAnsi="等线" w:cs="宋体" w:hint="eastAsia"/>
                <w:color w:val="000000"/>
                <w:kern w:val="0"/>
                <w:sz w:val="22"/>
              </w:rPr>
              <w:t>≥1</w:t>
            </w:r>
            <w:r>
              <w:rPr>
                <w:rFonts w:ascii="等线" w:eastAsia="等线" w:hAnsi="等线" w:cs="宋体"/>
                <w:color w:val="000000"/>
                <w:kern w:val="0"/>
                <w:sz w:val="22"/>
              </w:rPr>
              <w:t>5</w:t>
            </w:r>
          </w:p>
        </w:tc>
        <w:tc>
          <w:tcPr>
            <w:tcW w:w="850" w:type="dxa"/>
            <w:tcBorders>
              <w:top w:val="single" w:sz="4" w:space="0" w:color="auto"/>
              <w:left w:val="nil"/>
              <w:bottom w:val="single" w:sz="4" w:space="0" w:color="auto"/>
              <w:right w:val="nil"/>
            </w:tcBorders>
          </w:tcPr>
          <w:p w14:paraId="6FFFDF6B" w14:textId="77777777" w:rsidR="006A5E68" w:rsidRDefault="006A5E68" w:rsidP="00DF2EE1">
            <w:pPr>
              <w:widowControl/>
              <w:jc w:val="left"/>
              <w:rPr>
                <w:rFonts w:ascii="等线" w:eastAsia="等线" w:hAnsi="等线" w:cs="宋体"/>
                <w:color w:val="000000"/>
                <w:kern w:val="0"/>
                <w:sz w:val="22"/>
              </w:rPr>
            </w:pPr>
            <w:r>
              <w:rPr>
                <w:rFonts w:ascii="等线" w:eastAsia="等线" w:hAnsi="等线" w:cs="宋体" w:hint="eastAsia"/>
                <w:color w:val="000000"/>
                <w:kern w:val="0"/>
                <w:sz w:val="22"/>
              </w:rPr>
              <w:t>≥3</w:t>
            </w:r>
            <w:r>
              <w:rPr>
                <w:rFonts w:ascii="等线" w:eastAsia="等线" w:hAnsi="等线" w:cs="宋体"/>
                <w:color w:val="000000"/>
                <w:kern w:val="0"/>
                <w:sz w:val="22"/>
              </w:rPr>
              <w:t>0</w:t>
            </w:r>
          </w:p>
        </w:tc>
        <w:tc>
          <w:tcPr>
            <w:tcW w:w="993" w:type="dxa"/>
            <w:tcBorders>
              <w:top w:val="single" w:sz="4" w:space="0" w:color="auto"/>
              <w:left w:val="nil"/>
              <w:bottom w:val="single" w:sz="4" w:space="0" w:color="auto"/>
              <w:right w:val="nil"/>
            </w:tcBorders>
          </w:tcPr>
          <w:p w14:paraId="462B063B" w14:textId="77777777" w:rsidR="006A5E68" w:rsidRDefault="006A5E68" w:rsidP="00DF2EE1">
            <w:pPr>
              <w:widowControl/>
              <w:jc w:val="left"/>
              <w:rPr>
                <w:rFonts w:ascii="等线" w:eastAsia="等线" w:hAnsi="等线" w:cs="宋体"/>
                <w:color w:val="000000"/>
                <w:kern w:val="0"/>
                <w:sz w:val="22"/>
              </w:rPr>
            </w:pPr>
            <w:r>
              <w:rPr>
                <w:rFonts w:ascii="等线" w:eastAsia="等线" w:hAnsi="等线" w:cs="宋体" w:hint="eastAsia"/>
                <w:color w:val="000000"/>
                <w:kern w:val="0"/>
                <w:sz w:val="22"/>
              </w:rPr>
              <w:t>平均值</w:t>
            </w:r>
          </w:p>
        </w:tc>
      </w:tr>
      <w:tr w:rsidR="006A5E68" w:rsidRPr="005D720A" w14:paraId="30C9E2F5" w14:textId="77777777" w:rsidTr="006A5E68">
        <w:trPr>
          <w:trHeight w:val="285"/>
        </w:trPr>
        <w:tc>
          <w:tcPr>
            <w:tcW w:w="656" w:type="dxa"/>
            <w:tcBorders>
              <w:top w:val="single" w:sz="4" w:space="0" w:color="auto"/>
              <w:left w:val="nil"/>
              <w:bottom w:val="nil"/>
              <w:right w:val="nil"/>
            </w:tcBorders>
            <w:shd w:val="clear" w:color="auto" w:fill="auto"/>
            <w:noWrap/>
            <w:vAlign w:val="bottom"/>
            <w:hideMark/>
          </w:tcPr>
          <w:p w14:paraId="1B224A0C" w14:textId="77777777" w:rsidR="006A5E68" w:rsidRPr="005D720A" w:rsidRDefault="006A5E68" w:rsidP="00DF2EE1">
            <w:pPr>
              <w:widowControl/>
              <w:jc w:val="left"/>
              <w:rPr>
                <w:rFonts w:ascii="等线" w:eastAsia="等线" w:hAnsi="等线" w:cs="宋体"/>
                <w:color w:val="000000"/>
                <w:kern w:val="0"/>
                <w:sz w:val="22"/>
              </w:rPr>
            </w:pPr>
            <w:r w:rsidRPr="005D720A">
              <w:rPr>
                <w:rFonts w:ascii="等线" w:eastAsia="等线" w:hAnsi="等线" w:cs="宋体" w:hint="eastAsia"/>
                <w:color w:val="000000"/>
                <w:kern w:val="0"/>
                <w:sz w:val="22"/>
              </w:rPr>
              <w:t>正常</w:t>
            </w:r>
          </w:p>
        </w:tc>
        <w:tc>
          <w:tcPr>
            <w:tcW w:w="656" w:type="dxa"/>
            <w:tcBorders>
              <w:top w:val="single" w:sz="4" w:space="0" w:color="auto"/>
              <w:left w:val="nil"/>
              <w:bottom w:val="nil"/>
              <w:right w:val="nil"/>
            </w:tcBorders>
            <w:shd w:val="clear" w:color="auto" w:fill="auto"/>
            <w:noWrap/>
            <w:vAlign w:val="bottom"/>
            <w:hideMark/>
          </w:tcPr>
          <w:p w14:paraId="0D7F80B5" w14:textId="07DA9B59" w:rsidR="006A5E68" w:rsidRPr="005D720A" w:rsidRDefault="006A5E68" w:rsidP="00DF2EE1">
            <w:pPr>
              <w:widowControl/>
              <w:jc w:val="right"/>
              <w:rPr>
                <w:rFonts w:ascii="等线" w:eastAsia="等线" w:hAnsi="等线" w:cs="宋体"/>
                <w:color w:val="000000"/>
                <w:kern w:val="0"/>
                <w:sz w:val="22"/>
              </w:rPr>
            </w:pPr>
            <w:r>
              <w:rPr>
                <w:rFonts w:ascii="等线" w:eastAsia="等线" w:hAnsi="等线" w:cs="宋体"/>
                <w:color w:val="000000"/>
                <w:kern w:val="0"/>
                <w:sz w:val="22"/>
              </w:rPr>
              <w:t>2</w:t>
            </w:r>
          </w:p>
        </w:tc>
        <w:tc>
          <w:tcPr>
            <w:tcW w:w="656" w:type="dxa"/>
            <w:tcBorders>
              <w:top w:val="single" w:sz="4" w:space="0" w:color="auto"/>
              <w:left w:val="nil"/>
              <w:bottom w:val="nil"/>
              <w:right w:val="nil"/>
            </w:tcBorders>
            <w:shd w:val="clear" w:color="auto" w:fill="auto"/>
            <w:noWrap/>
            <w:vAlign w:val="bottom"/>
            <w:hideMark/>
          </w:tcPr>
          <w:p w14:paraId="6F796B21" w14:textId="77777777" w:rsidR="006A5E68" w:rsidRPr="005D720A" w:rsidRDefault="006A5E68" w:rsidP="00DF2EE1">
            <w:pPr>
              <w:widowControl/>
              <w:jc w:val="right"/>
              <w:rPr>
                <w:rFonts w:ascii="等线" w:eastAsia="等线" w:hAnsi="等线" w:cs="宋体"/>
                <w:color w:val="000000"/>
                <w:kern w:val="0"/>
                <w:sz w:val="22"/>
              </w:rPr>
            </w:pPr>
            <w:r w:rsidRPr="005D720A">
              <w:rPr>
                <w:rFonts w:ascii="等线" w:eastAsia="等线" w:hAnsi="等线" w:cs="宋体" w:hint="eastAsia"/>
                <w:color w:val="000000"/>
                <w:kern w:val="0"/>
                <w:sz w:val="22"/>
              </w:rPr>
              <w:t>0</w:t>
            </w:r>
          </w:p>
        </w:tc>
        <w:tc>
          <w:tcPr>
            <w:tcW w:w="656" w:type="dxa"/>
            <w:tcBorders>
              <w:top w:val="single" w:sz="4" w:space="0" w:color="auto"/>
              <w:left w:val="nil"/>
              <w:bottom w:val="nil"/>
              <w:right w:val="nil"/>
            </w:tcBorders>
            <w:shd w:val="clear" w:color="auto" w:fill="auto"/>
            <w:noWrap/>
            <w:vAlign w:val="bottom"/>
            <w:hideMark/>
          </w:tcPr>
          <w:p w14:paraId="200FC6DA" w14:textId="77777777" w:rsidR="006A5E68" w:rsidRPr="005D720A" w:rsidRDefault="006A5E68" w:rsidP="00DF2EE1">
            <w:pPr>
              <w:widowControl/>
              <w:jc w:val="right"/>
              <w:rPr>
                <w:rFonts w:ascii="等线" w:eastAsia="等线" w:hAnsi="等线" w:cs="宋体"/>
                <w:color w:val="000000"/>
                <w:kern w:val="0"/>
                <w:sz w:val="22"/>
              </w:rPr>
            </w:pPr>
            <w:r w:rsidRPr="005D720A">
              <w:rPr>
                <w:rFonts w:ascii="等线" w:eastAsia="等线" w:hAnsi="等线" w:cs="宋体" w:hint="eastAsia"/>
                <w:color w:val="000000"/>
                <w:kern w:val="0"/>
                <w:sz w:val="22"/>
              </w:rPr>
              <w:t>0</w:t>
            </w:r>
          </w:p>
        </w:tc>
        <w:tc>
          <w:tcPr>
            <w:tcW w:w="656" w:type="dxa"/>
            <w:tcBorders>
              <w:top w:val="single" w:sz="4" w:space="0" w:color="auto"/>
              <w:left w:val="nil"/>
              <w:bottom w:val="nil"/>
              <w:right w:val="nil"/>
            </w:tcBorders>
            <w:shd w:val="clear" w:color="auto" w:fill="auto"/>
            <w:noWrap/>
            <w:vAlign w:val="bottom"/>
            <w:hideMark/>
          </w:tcPr>
          <w:p w14:paraId="184C6866" w14:textId="77777777" w:rsidR="006A5E68" w:rsidRPr="005D720A" w:rsidRDefault="006A5E68" w:rsidP="00DF2EE1">
            <w:pPr>
              <w:widowControl/>
              <w:jc w:val="right"/>
              <w:rPr>
                <w:rFonts w:ascii="等线" w:eastAsia="等线" w:hAnsi="等线" w:cs="宋体"/>
                <w:color w:val="000000"/>
                <w:kern w:val="0"/>
                <w:sz w:val="22"/>
              </w:rPr>
            </w:pPr>
            <w:r w:rsidRPr="005D720A">
              <w:rPr>
                <w:rFonts w:ascii="等线" w:eastAsia="等线" w:hAnsi="等线" w:cs="宋体" w:hint="eastAsia"/>
                <w:color w:val="000000"/>
                <w:kern w:val="0"/>
                <w:sz w:val="22"/>
              </w:rPr>
              <w:t>0</w:t>
            </w:r>
          </w:p>
        </w:tc>
        <w:tc>
          <w:tcPr>
            <w:tcW w:w="656" w:type="dxa"/>
            <w:tcBorders>
              <w:top w:val="single" w:sz="4" w:space="0" w:color="auto"/>
              <w:left w:val="nil"/>
              <w:bottom w:val="nil"/>
              <w:right w:val="nil"/>
            </w:tcBorders>
            <w:shd w:val="clear" w:color="auto" w:fill="auto"/>
            <w:noWrap/>
            <w:vAlign w:val="bottom"/>
            <w:hideMark/>
          </w:tcPr>
          <w:p w14:paraId="464DC44E" w14:textId="1BFBC649" w:rsidR="006A5E68" w:rsidRPr="005D720A" w:rsidRDefault="006A5E68" w:rsidP="00DF2EE1">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2</w:t>
            </w:r>
          </w:p>
        </w:tc>
        <w:tc>
          <w:tcPr>
            <w:tcW w:w="1201" w:type="dxa"/>
            <w:tcBorders>
              <w:top w:val="single" w:sz="4" w:space="0" w:color="auto"/>
              <w:left w:val="nil"/>
              <w:bottom w:val="nil"/>
              <w:right w:val="nil"/>
            </w:tcBorders>
          </w:tcPr>
          <w:p w14:paraId="3070C778" w14:textId="77777777" w:rsidR="006A5E68" w:rsidRPr="005D720A" w:rsidRDefault="006A5E68" w:rsidP="00DF2EE1">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正阳率(</w:t>
            </w:r>
            <w:r>
              <w:rPr>
                <w:rFonts w:ascii="等线" w:eastAsia="等线" w:hAnsi="等线" w:cs="宋体"/>
                <w:color w:val="000000"/>
                <w:kern w:val="0"/>
                <w:sz w:val="22"/>
              </w:rPr>
              <w:t>%)</w:t>
            </w:r>
          </w:p>
        </w:tc>
        <w:tc>
          <w:tcPr>
            <w:tcW w:w="850" w:type="dxa"/>
            <w:tcBorders>
              <w:top w:val="single" w:sz="4" w:space="0" w:color="auto"/>
              <w:left w:val="nil"/>
              <w:bottom w:val="nil"/>
              <w:right w:val="nil"/>
            </w:tcBorders>
          </w:tcPr>
          <w:p w14:paraId="71A105FB" w14:textId="77777777" w:rsidR="006A5E68" w:rsidRPr="005D720A" w:rsidRDefault="006A5E68" w:rsidP="00DF2EE1">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1</w:t>
            </w:r>
            <w:r>
              <w:rPr>
                <w:rFonts w:ascii="等线" w:eastAsia="等线" w:hAnsi="等线" w:cs="宋体"/>
                <w:color w:val="000000"/>
                <w:kern w:val="0"/>
                <w:sz w:val="22"/>
              </w:rPr>
              <w:t>00.0</w:t>
            </w:r>
          </w:p>
        </w:tc>
        <w:tc>
          <w:tcPr>
            <w:tcW w:w="851" w:type="dxa"/>
            <w:tcBorders>
              <w:top w:val="single" w:sz="4" w:space="0" w:color="auto"/>
              <w:left w:val="nil"/>
              <w:bottom w:val="nil"/>
              <w:right w:val="nil"/>
            </w:tcBorders>
          </w:tcPr>
          <w:p w14:paraId="496F61A6" w14:textId="77777777" w:rsidR="006A5E68" w:rsidRPr="005D720A" w:rsidRDefault="006A5E68" w:rsidP="00DF2EE1">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1</w:t>
            </w:r>
            <w:r>
              <w:rPr>
                <w:rFonts w:ascii="等线" w:eastAsia="等线" w:hAnsi="等线" w:cs="宋体"/>
                <w:color w:val="000000"/>
                <w:kern w:val="0"/>
                <w:sz w:val="22"/>
              </w:rPr>
              <w:t>00.0</w:t>
            </w:r>
          </w:p>
        </w:tc>
        <w:tc>
          <w:tcPr>
            <w:tcW w:w="850" w:type="dxa"/>
            <w:tcBorders>
              <w:top w:val="single" w:sz="4" w:space="0" w:color="auto"/>
              <w:left w:val="nil"/>
              <w:bottom w:val="nil"/>
              <w:right w:val="nil"/>
            </w:tcBorders>
          </w:tcPr>
          <w:p w14:paraId="5101F3B2" w14:textId="77777777" w:rsidR="006A5E68" w:rsidRPr="005D720A" w:rsidRDefault="006A5E68" w:rsidP="00DF2EE1">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1</w:t>
            </w:r>
            <w:r>
              <w:rPr>
                <w:rFonts w:ascii="等线" w:eastAsia="等线" w:hAnsi="等线" w:cs="宋体"/>
                <w:color w:val="000000"/>
                <w:kern w:val="0"/>
                <w:sz w:val="22"/>
              </w:rPr>
              <w:t>00.0</w:t>
            </w:r>
          </w:p>
        </w:tc>
        <w:tc>
          <w:tcPr>
            <w:tcW w:w="993" w:type="dxa"/>
            <w:tcBorders>
              <w:top w:val="single" w:sz="4" w:space="0" w:color="auto"/>
              <w:left w:val="nil"/>
              <w:bottom w:val="nil"/>
              <w:right w:val="nil"/>
            </w:tcBorders>
          </w:tcPr>
          <w:p w14:paraId="52EEDE10" w14:textId="77777777" w:rsidR="006A5E68" w:rsidRPr="005D720A" w:rsidRDefault="006A5E68" w:rsidP="00DF2EE1">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1</w:t>
            </w:r>
            <w:r>
              <w:rPr>
                <w:rFonts w:ascii="等线" w:eastAsia="等线" w:hAnsi="等线" w:cs="宋体"/>
                <w:color w:val="000000"/>
                <w:kern w:val="0"/>
                <w:sz w:val="22"/>
              </w:rPr>
              <w:t>00.0</w:t>
            </w:r>
          </w:p>
        </w:tc>
      </w:tr>
      <w:tr w:rsidR="006A5E68" w:rsidRPr="005D720A" w14:paraId="2641385B" w14:textId="77777777" w:rsidTr="006A5E68">
        <w:trPr>
          <w:trHeight w:val="285"/>
        </w:trPr>
        <w:tc>
          <w:tcPr>
            <w:tcW w:w="656" w:type="dxa"/>
            <w:tcBorders>
              <w:top w:val="nil"/>
              <w:left w:val="nil"/>
              <w:bottom w:val="nil"/>
              <w:right w:val="nil"/>
            </w:tcBorders>
            <w:shd w:val="clear" w:color="auto" w:fill="auto"/>
            <w:noWrap/>
            <w:vAlign w:val="bottom"/>
            <w:hideMark/>
          </w:tcPr>
          <w:p w14:paraId="4B9843EE" w14:textId="77777777" w:rsidR="006A5E68" w:rsidRPr="005D720A" w:rsidRDefault="006A5E68" w:rsidP="00DF2EE1">
            <w:pPr>
              <w:widowControl/>
              <w:jc w:val="left"/>
              <w:rPr>
                <w:rFonts w:ascii="等线" w:eastAsia="等线" w:hAnsi="等线" w:cs="宋体"/>
                <w:color w:val="000000"/>
                <w:kern w:val="0"/>
                <w:sz w:val="22"/>
              </w:rPr>
            </w:pPr>
            <w:r w:rsidRPr="005D720A">
              <w:rPr>
                <w:rFonts w:ascii="等线" w:eastAsia="等线" w:hAnsi="等线" w:cs="宋体" w:hint="eastAsia"/>
                <w:color w:val="000000"/>
                <w:kern w:val="0"/>
                <w:sz w:val="22"/>
              </w:rPr>
              <w:t>轻度</w:t>
            </w:r>
          </w:p>
        </w:tc>
        <w:tc>
          <w:tcPr>
            <w:tcW w:w="656" w:type="dxa"/>
            <w:tcBorders>
              <w:top w:val="nil"/>
              <w:left w:val="nil"/>
              <w:bottom w:val="nil"/>
              <w:right w:val="nil"/>
            </w:tcBorders>
            <w:shd w:val="clear" w:color="auto" w:fill="auto"/>
            <w:noWrap/>
            <w:vAlign w:val="bottom"/>
            <w:hideMark/>
          </w:tcPr>
          <w:p w14:paraId="2B72E890" w14:textId="77777777" w:rsidR="006A5E68" w:rsidRPr="005D720A" w:rsidRDefault="006A5E68" w:rsidP="00DF2EE1">
            <w:pPr>
              <w:widowControl/>
              <w:jc w:val="right"/>
              <w:rPr>
                <w:rFonts w:ascii="等线" w:eastAsia="等线" w:hAnsi="等线" w:cs="宋体"/>
                <w:color w:val="000000"/>
                <w:kern w:val="0"/>
                <w:sz w:val="22"/>
              </w:rPr>
            </w:pPr>
            <w:r w:rsidRPr="005D720A">
              <w:rPr>
                <w:rFonts w:ascii="等线" w:eastAsia="等线" w:hAnsi="等线" w:cs="宋体" w:hint="eastAsia"/>
                <w:color w:val="000000"/>
                <w:kern w:val="0"/>
                <w:sz w:val="22"/>
              </w:rPr>
              <w:t>0</w:t>
            </w:r>
          </w:p>
        </w:tc>
        <w:tc>
          <w:tcPr>
            <w:tcW w:w="656" w:type="dxa"/>
            <w:tcBorders>
              <w:top w:val="nil"/>
              <w:left w:val="nil"/>
              <w:bottom w:val="nil"/>
              <w:right w:val="nil"/>
            </w:tcBorders>
            <w:shd w:val="clear" w:color="auto" w:fill="auto"/>
            <w:noWrap/>
            <w:vAlign w:val="bottom"/>
            <w:hideMark/>
          </w:tcPr>
          <w:p w14:paraId="7250B3C0" w14:textId="77777777" w:rsidR="006A5E68" w:rsidRPr="005D720A" w:rsidRDefault="006A5E68" w:rsidP="00DF2EE1">
            <w:pPr>
              <w:widowControl/>
              <w:jc w:val="right"/>
              <w:rPr>
                <w:rFonts w:ascii="等线" w:eastAsia="等线" w:hAnsi="等线" w:cs="宋体"/>
                <w:color w:val="000000"/>
                <w:kern w:val="0"/>
                <w:sz w:val="22"/>
              </w:rPr>
            </w:pPr>
            <w:r w:rsidRPr="005D720A">
              <w:rPr>
                <w:rFonts w:ascii="等线" w:eastAsia="等线" w:hAnsi="等线" w:cs="宋体" w:hint="eastAsia"/>
                <w:color w:val="000000"/>
                <w:kern w:val="0"/>
                <w:sz w:val="22"/>
              </w:rPr>
              <w:t>3</w:t>
            </w:r>
          </w:p>
        </w:tc>
        <w:tc>
          <w:tcPr>
            <w:tcW w:w="656" w:type="dxa"/>
            <w:tcBorders>
              <w:top w:val="nil"/>
              <w:left w:val="nil"/>
              <w:bottom w:val="nil"/>
              <w:right w:val="nil"/>
            </w:tcBorders>
            <w:shd w:val="clear" w:color="auto" w:fill="auto"/>
            <w:noWrap/>
            <w:vAlign w:val="bottom"/>
            <w:hideMark/>
          </w:tcPr>
          <w:p w14:paraId="1D0CCBFB" w14:textId="77777777" w:rsidR="006A5E68" w:rsidRPr="005D720A" w:rsidRDefault="006A5E68" w:rsidP="00DF2EE1">
            <w:pPr>
              <w:widowControl/>
              <w:jc w:val="right"/>
              <w:rPr>
                <w:rFonts w:ascii="等线" w:eastAsia="等线" w:hAnsi="等线" w:cs="宋体"/>
                <w:color w:val="000000"/>
                <w:kern w:val="0"/>
                <w:sz w:val="22"/>
              </w:rPr>
            </w:pPr>
            <w:r w:rsidRPr="005D720A">
              <w:rPr>
                <w:rFonts w:ascii="等线" w:eastAsia="等线" w:hAnsi="等线" w:cs="宋体" w:hint="eastAsia"/>
                <w:color w:val="000000"/>
                <w:kern w:val="0"/>
                <w:sz w:val="22"/>
              </w:rPr>
              <w:t>0</w:t>
            </w:r>
          </w:p>
        </w:tc>
        <w:tc>
          <w:tcPr>
            <w:tcW w:w="656" w:type="dxa"/>
            <w:tcBorders>
              <w:top w:val="nil"/>
              <w:left w:val="nil"/>
              <w:bottom w:val="nil"/>
              <w:right w:val="nil"/>
            </w:tcBorders>
            <w:shd w:val="clear" w:color="auto" w:fill="auto"/>
            <w:noWrap/>
            <w:vAlign w:val="bottom"/>
            <w:hideMark/>
          </w:tcPr>
          <w:p w14:paraId="0EFA2026" w14:textId="77777777" w:rsidR="006A5E68" w:rsidRPr="005D720A" w:rsidRDefault="006A5E68" w:rsidP="00DF2EE1">
            <w:pPr>
              <w:widowControl/>
              <w:jc w:val="right"/>
              <w:rPr>
                <w:rFonts w:ascii="等线" w:eastAsia="等线" w:hAnsi="等线" w:cs="宋体"/>
                <w:color w:val="000000"/>
                <w:kern w:val="0"/>
                <w:sz w:val="22"/>
              </w:rPr>
            </w:pPr>
            <w:r w:rsidRPr="005D720A">
              <w:rPr>
                <w:rFonts w:ascii="等线" w:eastAsia="等线" w:hAnsi="等线" w:cs="宋体" w:hint="eastAsia"/>
                <w:color w:val="000000"/>
                <w:kern w:val="0"/>
                <w:sz w:val="22"/>
              </w:rPr>
              <w:t>0</w:t>
            </w:r>
          </w:p>
        </w:tc>
        <w:tc>
          <w:tcPr>
            <w:tcW w:w="656" w:type="dxa"/>
            <w:tcBorders>
              <w:top w:val="nil"/>
              <w:left w:val="nil"/>
              <w:bottom w:val="nil"/>
              <w:right w:val="nil"/>
            </w:tcBorders>
            <w:shd w:val="clear" w:color="auto" w:fill="auto"/>
            <w:noWrap/>
            <w:vAlign w:val="bottom"/>
            <w:hideMark/>
          </w:tcPr>
          <w:p w14:paraId="2CAFFB9E" w14:textId="77777777" w:rsidR="006A5E68" w:rsidRPr="005D720A" w:rsidRDefault="006A5E68" w:rsidP="00DF2EE1">
            <w:pPr>
              <w:widowControl/>
              <w:jc w:val="right"/>
              <w:rPr>
                <w:rFonts w:ascii="等线" w:eastAsia="等线" w:hAnsi="等线" w:cs="宋体"/>
                <w:color w:val="000000"/>
                <w:kern w:val="0"/>
                <w:sz w:val="22"/>
              </w:rPr>
            </w:pPr>
            <w:r w:rsidRPr="005D720A">
              <w:rPr>
                <w:rFonts w:ascii="等线" w:eastAsia="等线" w:hAnsi="等线" w:cs="宋体" w:hint="eastAsia"/>
                <w:color w:val="000000"/>
                <w:kern w:val="0"/>
                <w:sz w:val="22"/>
              </w:rPr>
              <w:t>3</w:t>
            </w:r>
          </w:p>
        </w:tc>
        <w:tc>
          <w:tcPr>
            <w:tcW w:w="1201" w:type="dxa"/>
            <w:tcBorders>
              <w:top w:val="nil"/>
              <w:left w:val="nil"/>
              <w:bottom w:val="nil"/>
              <w:right w:val="nil"/>
            </w:tcBorders>
          </w:tcPr>
          <w:p w14:paraId="76549D82" w14:textId="77777777" w:rsidR="006A5E68" w:rsidRPr="005D720A" w:rsidRDefault="006A5E68" w:rsidP="00DF2EE1">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正阴率(</w:t>
            </w:r>
            <w:r>
              <w:rPr>
                <w:rFonts w:ascii="等线" w:eastAsia="等线" w:hAnsi="等线" w:cs="宋体"/>
                <w:color w:val="000000"/>
                <w:kern w:val="0"/>
                <w:sz w:val="22"/>
              </w:rPr>
              <w:t>%)</w:t>
            </w:r>
          </w:p>
        </w:tc>
        <w:tc>
          <w:tcPr>
            <w:tcW w:w="850" w:type="dxa"/>
            <w:tcBorders>
              <w:top w:val="nil"/>
              <w:left w:val="nil"/>
              <w:bottom w:val="nil"/>
              <w:right w:val="nil"/>
            </w:tcBorders>
          </w:tcPr>
          <w:p w14:paraId="272B7E83" w14:textId="77777777" w:rsidR="006A5E68" w:rsidRPr="005D720A" w:rsidRDefault="006A5E68" w:rsidP="00DF2EE1">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1</w:t>
            </w:r>
            <w:r>
              <w:rPr>
                <w:rFonts w:ascii="等线" w:eastAsia="等线" w:hAnsi="等线" w:cs="宋体"/>
                <w:color w:val="000000"/>
                <w:kern w:val="0"/>
                <w:sz w:val="22"/>
              </w:rPr>
              <w:t>00.0</w:t>
            </w:r>
          </w:p>
        </w:tc>
        <w:tc>
          <w:tcPr>
            <w:tcW w:w="851" w:type="dxa"/>
            <w:tcBorders>
              <w:top w:val="nil"/>
              <w:left w:val="nil"/>
              <w:bottom w:val="nil"/>
              <w:right w:val="nil"/>
            </w:tcBorders>
          </w:tcPr>
          <w:p w14:paraId="4AA12BD9" w14:textId="392DC271" w:rsidR="006A5E68" w:rsidRPr="005D720A" w:rsidRDefault="006A5E68" w:rsidP="00DF2EE1">
            <w:pPr>
              <w:widowControl/>
              <w:jc w:val="right"/>
              <w:rPr>
                <w:rFonts w:ascii="等线" w:eastAsia="等线" w:hAnsi="等线" w:cs="宋体"/>
                <w:color w:val="000000"/>
                <w:kern w:val="0"/>
                <w:sz w:val="22"/>
              </w:rPr>
            </w:pPr>
            <w:r>
              <w:rPr>
                <w:rFonts w:ascii="等线" w:eastAsia="等线" w:hAnsi="等线" w:cs="宋体"/>
                <w:color w:val="000000"/>
                <w:kern w:val="0"/>
                <w:sz w:val="22"/>
              </w:rPr>
              <w:t>83.3</w:t>
            </w:r>
          </w:p>
        </w:tc>
        <w:tc>
          <w:tcPr>
            <w:tcW w:w="850" w:type="dxa"/>
            <w:tcBorders>
              <w:top w:val="nil"/>
              <w:left w:val="nil"/>
              <w:bottom w:val="nil"/>
              <w:right w:val="nil"/>
            </w:tcBorders>
          </w:tcPr>
          <w:p w14:paraId="241C0FE1" w14:textId="609B1E4C" w:rsidR="006A5E68" w:rsidRPr="005D720A" w:rsidRDefault="006A5E68" w:rsidP="00DF2EE1">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8</w:t>
            </w:r>
            <w:r>
              <w:rPr>
                <w:rFonts w:ascii="等线" w:eastAsia="等线" w:hAnsi="等线" w:cs="宋体"/>
                <w:color w:val="000000"/>
                <w:kern w:val="0"/>
                <w:sz w:val="22"/>
              </w:rPr>
              <w:t>0.0</w:t>
            </w:r>
          </w:p>
        </w:tc>
        <w:tc>
          <w:tcPr>
            <w:tcW w:w="993" w:type="dxa"/>
            <w:tcBorders>
              <w:top w:val="nil"/>
              <w:left w:val="nil"/>
              <w:bottom w:val="nil"/>
              <w:right w:val="nil"/>
            </w:tcBorders>
          </w:tcPr>
          <w:p w14:paraId="639A01BA" w14:textId="219AF9B5" w:rsidR="006A5E68" w:rsidRPr="005D720A" w:rsidRDefault="006A5E68" w:rsidP="00DF2EE1">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8</w:t>
            </w:r>
            <w:r>
              <w:rPr>
                <w:rFonts w:ascii="等线" w:eastAsia="等线" w:hAnsi="等线" w:cs="宋体"/>
                <w:color w:val="000000"/>
                <w:kern w:val="0"/>
                <w:sz w:val="22"/>
              </w:rPr>
              <w:t>7.8</w:t>
            </w:r>
          </w:p>
        </w:tc>
      </w:tr>
      <w:tr w:rsidR="006A5E68" w:rsidRPr="005D720A" w14:paraId="39223174" w14:textId="77777777" w:rsidTr="006A5E68">
        <w:trPr>
          <w:trHeight w:val="285"/>
        </w:trPr>
        <w:tc>
          <w:tcPr>
            <w:tcW w:w="656" w:type="dxa"/>
            <w:tcBorders>
              <w:top w:val="nil"/>
              <w:left w:val="nil"/>
              <w:bottom w:val="nil"/>
              <w:right w:val="nil"/>
            </w:tcBorders>
            <w:shd w:val="clear" w:color="auto" w:fill="auto"/>
            <w:noWrap/>
            <w:vAlign w:val="bottom"/>
            <w:hideMark/>
          </w:tcPr>
          <w:p w14:paraId="546B0AC9" w14:textId="77777777" w:rsidR="006A5E68" w:rsidRPr="005D720A" w:rsidRDefault="006A5E68" w:rsidP="00DF2EE1">
            <w:pPr>
              <w:widowControl/>
              <w:jc w:val="left"/>
              <w:rPr>
                <w:rFonts w:ascii="等线" w:eastAsia="等线" w:hAnsi="等线" w:cs="宋体"/>
                <w:color w:val="000000"/>
                <w:kern w:val="0"/>
                <w:sz w:val="22"/>
              </w:rPr>
            </w:pPr>
            <w:r w:rsidRPr="005D720A">
              <w:rPr>
                <w:rFonts w:ascii="等线" w:eastAsia="等线" w:hAnsi="等线" w:cs="宋体" w:hint="eastAsia"/>
                <w:color w:val="000000"/>
                <w:kern w:val="0"/>
                <w:sz w:val="22"/>
              </w:rPr>
              <w:t>中度</w:t>
            </w:r>
          </w:p>
        </w:tc>
        <w:tc>
          <w:tcPr>
            <w:tcW w:w="656" w:type="dxa"/>
            <w:tcBorders>
              <w:top w:val="nil"/>
              <w:left w:val="nil"/>
              <w:bottom w:val="nil"/>
              <w:right w:val="nil"/>
            </w:tcBorders>
            <w:shd w:val="clear" w:color="auto" w:fill="auto"/>
            <w:noWrap/>
            <w:vAlign w:val="bottom"/>
            <w:hideMark/>
          </w:tcPr>
          <w:p w14:paraId="29899F81" w14:textId="77777777" w:rsidR="006A5E68" w:rsidRPr="005D720A" w:rsidRDefault="006A5E68" w:rsidP="00DF2EE1">
            <w:pPr>
              <w:widowControl/>
              <w:jc w:val="right"/>
              <w:rPr>
                <w:rFonts w:ascii="等线" w:eastAsia="等线" w:hAnsi="等线" w:cs="宋体"/>
                <w:color w:val="000000"/>
                <w:kern w:val="0"/>
                <w:sz w:val="22"/>
              </w:rPr>
            </w:pPr>
            <w:r w:rsidRPr="005D720A">
              <w:rPr>
                <w:rFonts w:ascii="等线" w:eastAsia="等线" w:hAnsi="等线" w:cs="宋体" w:hint="eastAsia"/>
                <w:color w:val="000000"/>
                <w:kern w:val="0"/>
                <w:sz w:val="22"/>
              </w:rPr>
              <w:t>0</w:t>
            </w:r>
          </w:p>
        </w:tc>
        <w:tc>
          <w:tcPr>
            <w:tcW w:w="656" w:type="dxa"/>
            <w:tcBorders>
              <w:top w:val="nil"/>
              <w:left w:val="nil"/>
              <w:bottom w:val="nil"/>
              <w:right w:val="nil"/>
            </w:tcBorders>
            <w:shd w:val="clear" w:color="auto" w:fill="auto"/>
            <w:noWrap/>
            <w:vAlign w:val="bottom"/>
            <w:hideMark/>
          </w:tcPr>
          <w:p w14:paraId="1FB8F394" w14:textId="77777777" w:rsidR="006A5E68" w:rsidRPr="005D720A" w:rsidRDefault="006A5E68" w:rsidP="00DF2EE1">
            <w:pPr>
              <w:widowControl/>
              <w:jc w:val="right"/>
              <w:rPr>
                <w:rFonts w:ascii="等线" w:eastAsia="等线" w:hAnsi="等线" w:cs="宋体"/>
                <w:color w:val="000000"/>
                <w:kern w:val="0"/>
                <w:sz w:val="22"/>
              </w:rPr>
            </w:pPr>
            <w:r w:rsidRPr="005D720A">
              <w:rPr>
                <w:rFonts w:ascii="等线" w:eastAsia="等线" w:hAnsi="等线" w:cs="宋体" w:hint="eastAsia"/>
                <w:color w:val="000000"/>
                <w:kern w:val="0"/>
                <w:sz w:val="22"/>
              </w:rPr>
              <w:t>1</w:t>
            </w:r>
          </w:p>
        </w:tc>
        <w:tc>
          <w:tcPr>
            <w:tcW w:w="656" w:type="dxa"/>
            <w:tcBorders>
              <w:top w:val="nil"/>
              <w:left w:val="nil"/>
              <w:bottom w:val="nil"/>
              <w:right w:val="nil"/>
            </w:tcBorders>
            <w:shd w:val="clear" w:color="auto" w:fill="auto"/>
            <w:noWrap/>
            <w:vAlign w:val="bottom"/>
            <w:hideMark/>
          </w:tcPr>
          <w:p w14:paraId="156534D5" w14:textId="77777777" w:rsidR="006A5E68" w:rsidRPr="005D720A" w:rsidRDefault="006A5E68" w:rsidP="00DF2EE1">
            <w:pPr>
              <w:widowControl/>
              <w:jc w:val="right"/>
              <w:rPr>
                <w:rFonts w:ascii="等线" w:eastAsia="等线" w:hAnsi="等线" w:cs="宋体"/>
                <w:color w:val="000000"/>
                <w:kern w:val="0"/>
                <w:sz w:val="22"/>
              </w:rPr>
            </w:pPr>
            <w:r w:rsidRPr="005D720A">
              <w:rPr>
                <w:rFonts w:ascii="等线" w:eastAsia="等线" w:hAnsi="等线" w:cs="宋体" w:hint="eastAsia"/>
                <w:color w:val="000000"/>
                <w:kern w:val="0"/>
                <w:sz w:val="22"/>
              </w:rPr>
              <w:t>2</w:t>
            </w:r>
          </w:p>
        </w:tc>
        <w:tc>
          <w:tcPr>
            <w:tcW w:w="656" w:type="dxa"/>
            <w:tcBorders>
              <w:top w:val="nil"/>
              <w:left w:val="nil"/>
              <w:bottom w:val="nil"/>
              <w:right w:val="nil"/>
            </w:tcBorders>
            <w:shd w:val="clear" w:color="auto" w:fill="auto"/>
            <w:noWrap/>
            <w:vAlign w:val="bottom"/>
            <w:hideMark/>
          </w:tcPr>
          <w:p w14:paraId="66A88E77" w14:textId="77777777" w:rsidR="006A5E68" w:rsidRPr="005D720A" w:rsidRDefault="006A5E68" w:rsidP="00DF2EE1">
            <w:pPr>
              <w:widowControl/>
              <w:jc w:val="right"/>
              <w:rPr>
                <w:rFonts w:ascii="等线" w:eastAsia="等线" w:hAnsi="等线" w:cs="宋体"/>
                <w:color w:val="000000"/>
                <w:kern w:val="0"/>
                <w:sz w:val="22"/>
              </w:rPr>
            </w:pPr>
            <w:r w:rsidRPr="005D720A">
              <w:rPr>
                <w:rFonts w:ascii="等线" w:eastAsia="等线" w:hAnsi="等线" w:cs="宋体" w:hint="eastAsia"/>
                <w:color w:val="000000"/>
                <w:kern w:val="0"/>
                <w:sz w:val="22"/>
              </w:rPr>
              <w:t>0</w:t>
            </w:r>
          </w:p>
        </w:tc>
        <w:tc>
          <w:tcPr>
            <w:tcW w:w="656" w:type="dxa"/>
            <w:tcBorders>
              <w:top w:val="nil"/>
              <w:left w:val="nil"/>
              <w:bottom w:val="nil"/>
              <w:right w:val="nil"/>
            </w:tcBorders>
            <w:shd w:val="clear" w:color="auto" w:fill="auto"/>
            <w:noWrap/>
            <w:vAlign w:val="bottom"/>
            <w:hideMark/>
          </w:tcPr>
          <w:p w14:paraId="6B6E692F" w14:textId="77777777" w:rsidR="006A5E68" w:rsidRPr="005D720A" w:rsidRDefault="006A5E68" w:rsidP="00DF2EE1">
            <w:pPr>
              <w:widowControl/>
              <w:jc w:val="right"/>
              <w:rPr>
                <w:rFonts w:ascii="等线" w:eastAsia="等线" w:hAnsi="等线" w:cs="宋体"/>
                <w:color w:val="000000"/>
                <w:kern w:val="0"/>
                <w:sz w:val="22"/>
              </w:rPr>
            </w:pPr>
            <w:r w:rsidRPr="005D720A">
              <w:rPr>
                <w:rFonts w:ascii="等线" w:eastAsia="等线" w:hAnsi="等线" w:cs="宋体" w:hint="eastAsia"/>
                <w:color w:val="000000"/>
                <w:kern w:val="0"/>
                <w:sz w:val="22"/>
              </w:rPr>
              <w:t>3</w:t>
            </w:r>
          </w:p>
        </w:tc>
        <w:tc>
          <w:tcPr>
            <w:tcW w:w="1201" w:type="dxa"/>
            <w:tcBorders>
              <w:top w:val="nil"/>
              <w:left w:val="nil"/>
              <w:bottom w:val="nil"/>
              <w:right w:val="nil"/>
            </w:tcBorders>
          </w:tcPr>
          <w:p w14:paraId="05C616E1" w14:textId="77777777" w:rsidR="006A5E68" w:rsidRPr="005D720A" w:rsidRDefault="006A5E68" w:rsidP="00DF2EE1">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精准率(</w:t>
            </w:r>
            <w:r>
              <w:rPr>
                <w:rFonts w:ascii="等线" w:eastAsia="等线" w:hAnsi="等线" w:cs="宋体"/>
                <w:color w:val="000000"/>
                <w:kern w:val="0"/>
                <w:sz w:val="22"/>
              </w:rPr>
              <w:t>%)</w:t>
            </w:r>
          </w:p>
        </w:tc>
        <w:tc>
          <w:tcPr>
            <w:tcW w:w="850" w:type="dxa"/>
            <w:tcBorders>
              <w:top w:val="nil"/>
              <w:left w:val="nil"/>
              <w:bottom w:val="nil"/>
              <w:right w:val="nil"/>
            </w:tcBorders>
          </w:tcPr>
          <w:p w14:paraId="1B68714F" w14:textId="77777777" w:rsidR="006A5E68" w:rsidRPr="005D720A" w:rsidRDefault="006A5E68" w:rsidP="00DF2EE1">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1</w:t>
            </w:r>
            <w:r>
              <w:rPr>
                <w:rFonts w:ascii="等线" w:eastAsia="等线" w:hAnsi="等线" w:cs="宋体"/>
                <w:color w:val="000000"/>
                <w:kern w:val="0"/>
                <w:sz w:val="22"/>
              </w:rPr>
              <w:t>00.0</w:t>
            </w:r>
          </w:p>
        </w:tc>
        <w:tc>
          <w:tcPr>
            <w:tcW w:w="851" w:type="dxa"/>
            <w:tcBorders>
              <w:top w:val="nil"/>
              <w:left w:val="nil"/>
              <w:bottom w:val="nil"/>
              <w:right w:val="nil"/>
            </w:tcBorders>
          </w:tcPr>
          <w:p w14:paraId="10CFA6B0" w14:textId="77777777" w:rsidR="006A5E68" w:rsidRPr="005D720A" w:rsidRDefault="006A5E68" w:rsidP="00DF2EE1">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9</w:t>
            </w:r>
            <w:r>
              <w:rPr>
                <w:rFonts w:ascii="等线" w:eastAsia="等线" w:hAnsi="等线" w:cs="宋体"/>
                <w:color w:val="000000"/>
                <w:kern w:val="0"/>
                <w:sz w:val="22"/>
              </w:rPr>
              <w:t>0.0</w:t>
            </w:r>
          </w:p>
        </w:tc>
        <w:tc>
          <w:tcPr>
            <w:tcW w:w="850" w:type="dxa"/>
            <w:tcBorders>
              <w:top w:val="nil"/>
              <w:left w:val="nil"/>
              <w:bottom w:val="nil"/>
              <w:right w:val="nil"/>
            </w:tcBorders>
          </w:tcPr>
          <w:p w14:paraId="093A7041" w14:textId="77777777" w:rsidR="006A5E68" w:rsidRPr="005D720A" w:rsidRDefault="006A5E68" w:rsidP="00DF2EE1">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7</w:t>
            </w:r>
            <w:r>
              <w:rPr>
                <w:rFonts w:ascii="等线" w:eastAsia="等线" w:hAnsi="等线" w:cs="宋体"/>
                <w:color w:val="000000"/>
                <w:kern w:val="0"/>
                <w:sz w:val="22"/>
              </w:rPr>
              <w:t>1.4</w:t>
            </w:r>
          </w:p>
        </w:tc>
        <w:tc>
          <w:tcPr>
            <w:tcW w:w="993" w:type="dxa"/>
            <w:tcBorders>
              <w:top w:val="nil"/>
              <w:left w:val="nil"/>
              <w:bottom w:val="nil"/>
              <w:right w:val="nil"/>
            </w:tcBorders>
          </w:tcPr>
          <w:p w14:paraId="21F11793" w14:textId="77777777" w:rsidR="006A5E68" w:rsidRPr="005D720A" w:rsidRDefault="006A5E68" w:rsidP="00DF2EE1">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8</w:t>
            </w:r>
            <w:r>
              <w:rPr>
                <w:rFonts w:ascii="等线" w:eastAsia="等线" w:hAnsi="等线" w:cs="宋体"/>
                <w:color w:val="000000"/>
                <w:kern w:val="0"/>
                <w:sz w:val="22"/>
              </w:rPr>
              <w:t>7.1</w:t>
            </w:r>
          </w:p>
        </w:tc>
      </w:tr>
      <w:tr w:rsidR="006A5E68" w:rsidRPr="005D720A" w14:paraId="2C63F9ED" w14:textId="77777777" w:rsidTr="00BD10CC">
        <w:trPr>
          <w:trHeight w:val="285"/>
        </w:trPr>
        <w:tc>
          <w:tcPr>
            <w:tcW w:w="656" w:type="dxa"/>
            <w:tcBorders>
              <w:top w:val="nil"/>
              <w:left w:val="nil"/>
              <w:right w:val="nil"/>
            </w:tcBorders>
            <w:shd w:val="clear" w:color="auto" w:fill="auto"/>
            <w:noWrap/>
            <w:vAlign w:val="bottom"/>
            <w:hideMark/>
          </w:tcPr>
          <w:p w14:paraId="18D60F4D" w14:textId="77777777" w:rsidR="006A5E68" w:rsidRPr="005D720A" w:rsidRDefault="006A5E68" w:rsidP="00DF2EE1">
            <w:pPr>
              <w:widowControl/>
              <w:jc w:val="left"/>
              <w:rPr>
                <w:rFonts w:ascii="等线" w:eastAsia="等线" w:hAnsi="等线" w:cs="宋体"/>
                <w:color w:val="000000"/>
                <w:kern w:val="0"/>
                <w:sz w:val="22"/>
              </w:rPr>
            </w:pPr>
            <w:r w:rsidRPr="005D720A">
              <w:rPr>
                <w:rFonts w:ascii="等线" w:eastAsia="等线" w:hAnsi="等线" w:cs="宋体" w:hint="eastAsia"/>
                <w:color w:val="000000"/>
                <w:kern w:val="0"/>
                <w:sz w:val="22"/>
              </w:rPr>
              <w:t>重度</w:t>
            </w:r>
          </w:p>
        </w:tc>
        <w:tc>
          <w:tcPr>
            <w:tcW w:w="656" w:type="dxa"/>
            <w:tcBorders>
              <w:top w:val="nil"/>
              <w:left w:val="nil"/>
              <w:right w:val="nil"/>
            </w:tcBorders>
            <w:shd w:val="clear" w:color="auto" w:fill="auto"/>
            <w:noWrap/>
            <w:vAlign w:val="bottom"/>
            <w:hideMark/>
          </w:tcPr>
          <w:p w14:paraId="6715BBB0" w14:textId="77777777" w:rsidR="006A5E68" w:rsidRPr="005D720A" w:rsidRDefault="006A5E68" w:rsidP="00DF2EE1">
            <w:pPr>
              <w:widowControl/>
              <w:jc w:val="right"/>
              <w:rPr>
                <w:rFonts w:ascii="等线" w:eastAsia="等线" w:hAnsi="等线" w:cs="宋体"/>
                <w:color w:val="000000"/>
                <w:kern w:val="0"/>
                <w:sz w:val="22"/>
              </w:rPr>
            </w:pPr>
            <w:r w:rsidRPr="005D720A">
              <w:rPr>
                <w:rFonts w:ascii="等线" w:eastAsia="等线" w:hAnsi="等线" w:cs="宋体" w:hint="eastAsia"/>
                <w:color w:val="000000"/>
                <w:kern w:val="0"/>
                <w:sz w:val="22"/>
              </w:rPr>
              <w:t>0</w:t>
            </w:r>
          </w:p>
        </w:tc>
        <w:tc>
          <w:tcPr>
            <w:tcW w:w="656" w:type="dxa"/>
            <w:tcBorders>
              <w:top w:val="nil"/>
              <w:left w:val="nil"/>
              <w:right w:val="nil"/>
            </w:tcBorders>
            <w:shd w:val="clear" w:color="auto" w:fill="auto"/>
            <w:noWrap/>
            <w:vAlign w:val="bottom"/>
            <w:hideMark/>
          </w:tcPr>
          <w:p w14:paraId="47CE2A0D" w14:textId="77777777" w:rsidR="006A5E68" w:rsidRPr="005D720A" w:rsidRDefault="006A5E68" w:rsidP="00DF2EE1">
            <w:pPr>
              <w:widowControl/>
              <w:jc w:val="right"/>
              <w:rPr>
                <w:rFonts w:ascii="等线" w:eastAsia="等线" w:hAnsi="等线" w:cs="宋体"/>
                <w:color w:val="000000"/>
                <w:kern w:val="0"/>
                <w:sz w:val="22"/>
              </w:rPr>
            </w:pPr>
            <w:r w:rsidRPr="005D720A">
              <w:rPr>
                <w:rFonts w:ascii="等线" w:eastAsia="等线" w:hAnsi="等线" w:cs="宋体" w:hint="eastAsia"/>
                <w:color w:val="000000"/>
                <w:kern w:val="0"/>
                <w:sz w:val="22"/>
              </w:rPr>
              <w:t>0</w:t>
            </w:r>
          </w:p>
        </w:tc>
        <w:tc>
          <w:tcPr>
            <w:tcW w:w="656" w:type="dxa"/>
            <w:tcBorders>
              <w:top w:val="nil"/>
              <w:left w:val="nil"/>
              <w:right w:val="nil"/>
            </w:tcBorders>
            <w:shd w:val="clear" w:color="auto" w:fill="auto"/>
            <w:noWrap/>
            <w:vAlign w:val="bottom"/>
            <w:hideMark/>
          </w:tcPr>
          <w:p w14:paraId="4B3009C4" w14:textId="77777777" w:rsidR="006A5E68" w:rsidRPr="005D720A" w:rsidRDefault="006A5E68" w:rsidP="00DF2EE1">
            <w:pPr>
              <w:widowControl/>
              <w:jc w:val="right"/>
              <w:rPr>
                <w:rFonts w:ascii="等线" w:eastAsia="等线" w:hAnsi="等线" w:cs="宋体"/>
                <w:color w:val="000000"/>
                <w:kern w:val="0"/>
                <w:sz w:val="22"/>
              </w:rPr>
            </w:pPr>
            <w:r w:rsidRPr="005D720A">
              <w:rPr>
                <w:rFonts w:ascii="等线" w:eastAsia="等线" w:hAnsi="等线" w:cs="宋体" w:hint="eastAsia"/>
                <w:color w:val="000000"/>
                <w:kern w:val="0"/>
                <w:sz w:val="22"/>
              </w:rPr>
              <w:t>2</w:t>
            </w:r>
          </w:p>
        </w:tc>
        <w:tc>
          <w:tcPr>
            <w:tcW w:w="656" w:type="dxa"/>
            <w:tcBorders>
              <w:top w:val="nil"/>
              <w:left w:val="nil"/>
              <w:right w:val="nil"/>
            </w:tcBorders>
            <w:shd w:val="clear" w:color="auto" w:fill="auto"/>
            <w:noWrap/>
            <w:vAlign w:val="bottom"/>
            <w:hideMark/>
          </w:tcPr>
          <w:p w14:paraId="0CF38444" w14:textId="77777777" w:rsidR="006A5E68" w:rsidRPr="005D720A" w:rsidRDefault="006A5E68" w:rsidP="00DF2EE1">
            <w:pPr>
              <w:widowControl/>
              <w:jc w:val="right"/>
              <w:rPr>
                <w:rFonts w:ascii="等线" w:eastAsia="等线" w:hAnsi="等线" w:cs="宋体"/>
                <w:color w:val="000000"/>
                <w:kern w:val="0"/>
                <w:sz w:val="22"/>
              </w:rPr>
            </w:pPr>
            <w:r w:rsidRPr="005D720A">
              <w:rPr>
                <w:rFonts w:ascii="等线" w:eastAsia="等线" w:hAnsi="等线" w:cs="宋体" w:hint="eastAsia"/>
                <w:color w:val="000000"/>
                <w:kern w:val="0"/>
                <w:sz w:val="22"/>
              </w:rPr>
              <w:t>5</w:t>
            </w:r>
          </w:p>
        </w:tc>
        <w:tc>
          <w:tcPr>
            <w:tcW w:w="656" w:type="dxa"/>
            <w:tcBorders>
              <w:top w:val="nil"/>
              <w:left w:val="nil"/>
              <w:right w:val="nil"/>
            </w:tcBorders>
            <w:shd w:val="clear" w:color="auto" w:fill="auto"/>
            <w:noWrap/>
            <w:vAlign w:val="bottom"/>
            <w:hideMark/>
          </w:tcPr>
          <w:p w14:paraId="7525D2EE" w14:textId="77777777" w:rsidR="006A5E68" w:rsidRPr="005D720A" w:rsidRDefault="006A5E68" w:rsidP="00DF2EE1">
            <w:pPr>
              <w:widowControl/>
              <w:jc w:val="right"/>
              <w:rPr>
                <w:rFonts w:ascii="等线" w:eastAsia="等线" w:hAnsi="等线" w:cs="宋体"/>
                <w:color w:val="000000"/>
                <w:kern w:val="0"/>
                <w:sz w:val="22"/>
              </w:rPr>
            </w:pPr>
            <w:r w:rsidRPr="005D720A">
              <w:rPr>
                <w:rFonts w:ascii="等线" w:eastAsia="等线" w:hAnsi="等线" w:cs="宋体" w:hint="eastAsia"/>
                <w:color w:val="000000"/>
                <w:kern w:val="0"/>
                <w:sz w:val="22"/>
              </w:rPr>
              <w:t>7</w:t>
            </w:r>
          </w:p>
        </w:tc>
        <w:tc>
          <w:tcPr>
            <w:tcW w:w="1201" w:type="dxa"/>
            <w:tcBorders>
              <w:top w:val="nil"/>
              <w:left w:val="nil"/>
              <w:right w:val="nil"/>
            </w:tcBorders>
          </w:tcPr>
          <w:p w14:paraId="4719F76F" w14:textId="77777777" w:rsidR="006A5E68" w:rsidRPr="005D720A" w:rsidRDefault="006A5E68" w:rsidP="00DF2EE1">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正确率(</w:t>
            </w:r>
            <w:r>
              <w:rPr>
                <w:rFonts w:ascii="等线" w:eastAsia="等线" w:hAnsi="等线" w:cs="宋体"/>
                <w:color w:val="000000"/>
                <w:kern w:val="0"/>
                <w:sz w:val="22"/>
              </w:rPr>
              <w:t xml:space="preserve">%) </w:t>
            </w:r>
          </w:p>
        </w:tc>
        <w:tc>
          <w:tcPr>
            <w:tcW w:w="850" w:type="dxa"/>
            <w:tcBorders>
              <w:top w:val="nil"/>
              <w:left w:val="nil"/>
              <w:right w:val="nil"/>
            </w:tcBorders>
          </w:tcPr>
          <w:p w14:paraId="4A364AA5" w14:textId="77777777" w:rsidR="006A5E68" w:rsidRPr="005D720A" w:rsidRDefault="006A5E68" w:rsidP="00DF2EE1">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1</w:t>
            </w:r>
            <w:r>
              <w:rPr>
                <w:rFonts w:ascii="等线" w:eastAsia="等线" w:hAnsi="等线" w:cs="宋体"/>
                <w:color w:val="000000"/>
                <w:kern w:val="0"/>
                <w:sz w:val="22"/>
              </w:rPr>
              <w:t>00.0</w:t>
            </w:r>
          </w:p>
        </w:tc>
        <w:tc>
          <w:tcPr>
            <w:tcW w:w="851" w:type="dxa"/>
            <w:tcBorders>
              <w:top w:val="nil"/>
              <w:left w:val="nil"/>
              <w:right w:val="nil"/>
            </w:tcBorders>
          </w:tcPr>
          <w:p w14:paraId="1FDA764F" w14:textId="7C43B403" w:rsidR="006A5E68" w:rsidRPr="005D720A" w:rsidRDefault="006A5E68" w:rsidP="00DF2EE1">
            <w:pPr>
              <w:widowControl/>
              <w:jc w:val="right"/>
              <w:rPr>
                <w:rFonts w:ascii="等线" w:eastAsia="等线" w:hAnsi="等线" w:cs="宋体"/>
                <w:color w:val="000000"/>
                <w:kern w:val="0"/>
                <w:sz w:val="22"/>
              </w:rPr>
            </w:pPr>
            <w:r>
              <w:rPr>
                <w:rFonts w:ascii="等线" w:eastAsia="等线" w:hAnsi="等线" w:cs="宋体"/>
                <w:color w:val="000000"/>
                <w:kern w:val="0"/>
                <w:sz w:val="22"/>
              </w:rPr>
              <w:t>93.3</w:t>
            </w:r>
          </w:p>
        </w:tc>
        <w:tc>
          <w:tcPr>
            <w:tcW w:w="850" w:type="dxa"/>
            <w:tcBorders>
              <w:top w:val="nil"/>
              <w:left w:val="nil"/>
              <w:right w:val="nil"/>
            </w:tcBorders>
          </w:tcPr>
          <w:p w14:paraId="1AF96A6D" w14:textId="72E9F966" w:rsidR="006A5E68" w:rsidRPr="005D720A" w:rsidRDefault="006A5E68" w:rsidP="00DF2EE1">
            <w:pPr>
              <w:widowControl/>
              <w:jc w:val="right"/>
              <w:rPr>
                <w:rFonts w:ascii="等线" w:eastAsia="等线" w:hAnsi="等线" w:cs="宋体"/>
                <w:color w:val="000000"/>
                <w:kern w:val="0"/>
                <w:sz w:val="22"/>
              </w:rPr>
            </w:pPr>
            <w:r>
              <w:rPr>
                <w:rFonts w:ascii="等线" w:eastAsia="等线" w:hAnsi="等线" w:cs="宋体"/>
                <w:color w:val="000000"/>
                <w:kern w:val="0"/>
                <w:sz w:val="22"/>
              </w:rPr>
              <w:t>86.6</w:t>
            </w:r>
          </w:p>
        </w:tc>
        <w:tc>
          <w:tcPr>
            <w:tcW w:w="993" w:type="dxa"/>
            <w:tcBorders>
              <w:top w:val="nil"/>
              <w:left w:val="nil"/>
              <w:right w:val="nil"/>
            </w:tcBorders>
          </w:tcPr>
          <w:p w14:paraId="6D749423" w14:textId="276DCEA4" w:rsidR="006A5E68" w:rsidRPr="005D720A" w:rsidRDefault="006A5E68" w:rsidP="00DF2EE1">
            <w:pPr>
              <w:widowControl/>
              <w:jc w:val="right"/>
              <w:rPr>
                <w:rFonts w:ascii="等线" w:eastAsia="等线" w:hAnsi="等线" w:cs="宋体"/>
                <w:color w:val="000000"/>
                <w:kern w:val="0"/>
                <w:sz w:val="22"/>
              </w:rPr>
            </w:pPr>
            <w:r>
              <w:rPr>
                <w:rFonts w:ascii="等线" w:eastAsia="等线" w:hAnsi="等线" w:cs="宋体"/>
                <w:color w:val="000000"/>
                <w:kern w:val="0"/>
                <w:sz w:val="22"/>
              </w:rPr>
              <w:t>93.3</w:t>
            </w:r>
          </w:p>
        </w:tc>
      </w:tr>
      <w:tr w:rsidR="006A5E68" w:rsidRPr="005D720A" w14:paraId="740E6D14" w14:textId="77777777" w:rsidTr="00BD10CC">
        <w:trPr>
          <w:trHeight w:val="285"/>
        </w:trPr>
        <w:tc>
          <w:tcPr>
            <w:tcW w:w="656" w:type="dxa"/>
            <w:tcBorders>
              <w:top w:val="nil"/>
              <w:left w:val="nil"/>
              <w:bottom w:val="single" w:sz="4" w:space="0" w:color="auto"/>
              <w:right w:val="nil"/>
            </w:tcBorders>
            <w:shd w:val="clear" w:color="auto" w:fill="auto"/>
            <w:noWrap/>
            <w:vAlign w:val="bottom"/>
            <w:hideMark/>
          </w:tcPr>
          <w:p w14:paraId="19D89361" w14:textId="77777777" w:rsidR="006A5E68" w:rsidRPr="005D720A" w:rsidRDefault="006A5E68" w:rsidP="00DF2EE1">
            <w:pPr>
              <w:widowControl/>
              <w:jc w:val="left"/>
              <w:rPr>
                <w:rFonts w:ascii="Times New Roman" w:eastAsia="Times New Roman" w:hAnsi="Times New Roman" w:cs="Times New Roman"/>
                <w:kern w:val="0"/>
                <w:sz w:val="20"/>
                <w:szCs w:val="20"/>
              </w:rPr>
            </w:pPr>
            <w:r>
              <w:rPr>
                <w:rFonts w:asciiTheme="minorEastAsia" w:hAnsiTheme="minorEastAsia" w:cs="Times New Roman" w:hint="eastAsia"/>
                <w:kern w:val="0"/>
                <w:sz w:val="20"/>
                <w:szCs w:val="20"/>
              </w:rPr>
              <w:t>合计</w:t>
            </w:r>
          </w:p>
        </w:tc>
        <w:tc>
          <w:tcPr>
            <w:tcW w:w="656" w:type="dxa"/>
            <w:tcBorders>
              <w:top w:val="nil"/>
              <w:left w:val="nil"/>
              <w:bottom w:val="single" w:sz="4" w:space="0" w:color="auto"/>
              <w:right w:val="nil"/>
            </w:tcBorders>
            <w:shd w:val="clear" w:color="auto" w:fill="auto"/>
            <w:noWrap/>
            <w:vAlign w:val="bottom"/>
            <w:hideMark/>
          </w:tcPr>
          <w:p w14:paraId="249AB3C0" w14:textId="02BF6942" w:rsidR="006A5E68" w:rsidRPr="005D720A" w:rsidRDefault="006A5E68" w:rsidP="00DF2EE1">
            <w:pPr>
              <w:widowControl/>
              <w:jc w:val="right"/>
              <w:rPr>
                <w:rFonts w:ascii="等线" w:eastAsia="等线" w:hAnsi="等线" w:cs="宋体"/>
                <w:color w:val="000000"/>
                <w:kern w:val="0"/>
                <w:sz w:val="22"/>
              </w:rPr>
            </w:pPr>
            <w:r>
              <w:rPr>
                <w:rFonts w:ascii="等线" w:eastAsia="等线" w:hAnsi="等线" w:cs="宋体"/>
                <w:color w:val="000000"/>
                <w:kern w:val="0"/>
                <w:sz w:val="22"/>
              </w:rPr>
              <w:t>2</w:t>
            </w:r>
          </w:p>
        </w:tc>
        <w:tc>
          <w:tcPr>
            <w:tcW w:w="656" w:type="dxa"/>
            <w:tcBorders>
              <w:top w:val="nil"/>
              <w:left w:val="nil"/>
              <w:bottom w:val="single" w:sz="4" w:space="0" w:color="auto"/>
              <w:right w:val="nil"/>
            </w:tcBorders>
            <w:shd w:val="clear" w:color="auto" w:fill="auto"/>
            <w:noWrap/>
            <w:vAlign w:val="bottom"/>
            <w:hideMark/>
          </w:tcPr>
          <w:p w14:paraId="5DEE997A" w14:textId="77777777" w:rsidR="006A5E68" w:rsidRPr="005D720A" w:rsidRDefault="006A5E68" w:rsidP="00DF2EE1">
            <w:pPr>
              <w:widowControl/>
              <w:jc w:val="right"/>
              <w:rPr>
                <w:rFonts w:ascii="等线" w:eastAsia="等线" w:hAnsi="等线" w:cs="宋体"/>
                <w:color w:val="000000"/>
                <w:kern w:val="0"/>
                <w:sz w:val="22"/>
              </w:rPr>
            </w:pPr>
            <w:r w:rsidRPr="005D720A">
              <w:rPr>
                <w:rFonts w:ascii="等线" w:eastAsia="等线" w:hAnsi="等线" w:cs="宋体" w:hint="eastAsia"/>
                <w:color w:val="000000"/>
                <w:kern w:val="0"/>
                <w:sz w:val="22"/>
              </w:rPr>
              <w:t>4</w:t>
            </w:r>
          </w:p>
        </w:tc>
        <w:tc>
          <w:tcPr>
            <w:tcW w:w="656" w:type="dxa"/>
            <w:tcBorders>
              <w:top w:val="nil"/>
              <w:left w:val="nil"/>
              <w:bottom w:val="single" w:sz="4" w:space="0" w:color="auto"/>
              <w:right w:val="nil"/>
            </w:tcBorders>
            <w:shd w:val="clear" w:color="auto" w:fill="auto"/>
            <w:noWrap/>
            <w:vAlign w:val="bottom"/>
            <w:hideMark/>
          </w:tcPr>
          <w:p w14:paraId="2582B729" w14:textId="77777777" w:rsidR="006A5E68" w:rsidRPr="005D720A" w:rsidRDefault="006A5E68" w:rsidP="00DF2EE1">
            <w:pPr>
              <w:widowControl/>
              <w:jc w:val="right"/>
              <w:rPr>
                <w:rFonts w:ascii="等线" w:eastAsia="等线" w:hAnsi="等线" w:cs="宋体"/>
                <w:color w:val="000000"/>
                <w:kern w:val="0"/>
                <w:sz w:val="22"/>
              </w:rPr>
            </w:pPr>
            <w:r w:rsidRPr="005D720A">
              <w:rPr>
                <w:rFonts w:ascii="等线" w:eastAsia="等线" w:hAnsi="等线" w:cs="宋体" w:hint="eastAsia"/>
                <w:color w:val="000000"/>
                <w:kern w:val="0"/>
                <w:sz w:val="22"/>
              </w:rPr>
              <w:t>4</w:t>
            </w:r>
          </w:p>
        </w:tc>
        <w:tc>
          <w:tcPr>
            <w:tcW w:w="656" w:type="dxa"/>
            <w:tcBorders>
              <w:top w:val="nil"/>
              <w:left w:val="nil"/>
              <w:bottom w:val="single" w:sz="4" w:space="0" w:color="auto"/>
              <w:right w:val="nil"/>
            </w:tcBorders>
            <w:shd w:val="clear" w:color="auto" w:fill="auto"/>
            <w:noWrap/>
            <w:vAlign w:val="bottom"/>
            <w:hideMark/>
          </w:tcPr>
          <w:p w14:paraId="22B97192" w14:textId="77777777" w:rsidR="006A5E68" w:rsidRPr="005D720A" w:rsidRDefault="006A5E68" w:rsidP="00DF2EE1">
            <w:pPr>
              <w:widowControl/>
              <w:jc w:val="right"/>
              <w:rPr>
                <w:rFonts w:ascii="等线" w:eastAsia="等线" w:hAnsi="等线" w:cs="宋体"/>
                <w:color w:val="000000"/>
                <w:kern w:val="0"/>
                <w:sz w:val="22"/>
              </w:rPr>
            </w:pPr>
            <w:r w:rsidRPr="005D720A">
              <w:rPr>
                <w:rFonts w:ascii="等线" w:eastAsia="等线" w:hAnsi="等线" w:cs="宋体" w:hint="eastAsia"/>
                <w:color w:val="000000"/>
                <w:kern w:val="0"/>
                <w:sz w:val="22"/>
              </w:rPr>
              <w:t>5</w:t>
            </w:r>
          </w:p>
        </w:tc>
        <w:tc>
          <w:tcPr>
            <w:tcW w:w="656" w:type="dxa"/>
            <w:tcBorders>
              <w:top w:val="nil"/>
              <w:left w:val="nil"/>
              <w:bottom w:val="single" w:sz="4" w:space="0" w:color="auto"/>
              <w:right w:val="nil"/>
            </w:tcBorders>
            <w:shd w:val="clear" w:color="auto" w:fill="auto"/>
            <w:noWrap/>
            <w:vAlign w:val="bottom"/>
            <w:hideMark/>
          </w:tcPr>
          <w:p w14:paraId="3F46A111" w14:textId="77777777" w:rsidR="006A5E68" w:rsidRPr="005D720A" w:rsidRDefault="006A5E68" w:rsidP="00DF2EE1">
            <w:pPr>
              <w:widowControl/>
              <w:jc w:val="right"/>
              <w:rPr>
                <w:rFonts w:ascii="等线" w:eastAsia="等线" w:hAnsi="等线" w:cs="宋体"/>
                <w:color w:val="000000"/>
                <w:kern w:val="0"/>
                <w:sz w:val="22"/>
              </w:rPr>
            </w:pPr>
            <w:r w:rsidRPr="005D720A">
              <w:rPr>
                <w:rFonts w:ascii="等线" w:eastAsia="等线" w:hAnsi="等线" w:cs="宋体" w:hint="eastAsia"/>
                <w:color w:val="000000"/>
                <w:kern w:val="0"/>
                <w:sz w:val="22"/>
              </w:rPr>
              <w:t>13</w:t>
            </w:r>
          </w:p>
        </w:tc>
        <w:tc>
          <w:tcPr>
            <w:tcW w:w="1201" w:type="dxa"/>
            <w:tcBorders>
              <w:top w:val="nil"/>
              <w:left w:val="nil"/>
              <w:bottom w:val="single" w:sz="4" w:space="0" w:color="auto"/>
              <w:right w:val="nil"/>
            </w:tcBorders>
          </w:tcPr>
          <w:p w14:paraId="139DD767" w14:textId="77777777" w:rsidR="006A5E68" w:rsidRPr="005D720A" w:rsidRDefault="006A5E68" w:rsidP="00DF2EE1">
            <w:pPr>
              <w:widowControl/>
              <w:jc w:val="right"/>
              <w:rPr>
                <w:rFonts w:ascii="等线" w:eastAsia="等线" w:hAnsi="等线" w:cs="宋体"/>
                <w:color w:val="000000"/>
                <w:kern w:val="0"/>
                <w:sz w:val="22"/>
              </w:rPr>
            </w:pPr>
          </w:p>
        </w:tc>
        <w:tc>
          <w:tcPr>
            <w:tcW w:w="850" w:type="dxa"/>
            <w:tcBorders>
              <w:top w:val="nil"/>
              <w:left w:val="nil"/>
              <w:bottom w:val="single" w:sz="4" w:space="0" w:color="auto"/>
              <w:right w:val="nil"/>
            </w:tcBorders>
          </w:tcPr>
          <w:p w14:paraId="295D562C" w14:textId="77777777" w:rsidR="006A5E68" w:rsidRPr="005D720A" w:rsidRDefault="006A5E68" w:rsidP="00DF2EE1">
            <w:pPr>
              <w:widowControl/>
              <w:jc w:val="right"/>
              <w:rPr>
                <w:rFonts w:ascii="等线" w:eastAsia="等线" w:hAnsi="等线" w:cs="宋体"/>
                <w:color w:val="000000"/>
                <w:kern w:val="0"/>
                <w:sz w:val="22"/>
              </w:rPr>
            </w:pPr>
          </w:p>
        </w:tc>
        <w:tc>
          <w:tcPr>
            <w:tcW w:w="851" w:type="dxa"/>
            <w:tcBorders>
              <w:top w:val="nil"/>
              <w:left w:val="nil"/>
              <w:bottom w:val="single" w:sz="4" w:space="0" w:color="auto"/>
              <w:right w:val="nil"/>
            </w:tcBorders>
          </w:tcPr>
          <w:p w14:paraId="7CBFA1F5" w14:textId="77777777" w:rsidR="006A5E68" w:rsidRPr="005D720A" w:rsidRDefault="006A5E68" w:rsidP="00DF2EE1">
            <w:pPr>
              <w:widowControl/>
              <w:jc w:val="right"/>
              <w:rPr>
                <w:rFonts w:ascii="等线" w:eastAsia="等线" w:hAnsi="等线" w:cs="宋体"/>
                <w:color w:val="000000"/>
                <w:kern w:val="0"/>
                <w:sz w:val="22"/>
              </w:rPr>
            </w:pPr>
          </w:p>
        </w:tc>
        <w:tc>
          <w:tcPr>
            <w:tcW w:w="850" w:type="dxa"/>
            <w:tcBorders>
              <w:top w:val="nil"/>
              <w:left w:val="nil"/>
              <w:bottom w:val="single" w:sz="4" w:space="0" w:color="auto"/>
              <w:right w:val="nil"/>
            </w:tcBorders>
          </w:tcPr>
          <w:p w14:paraId="5EB53B3F" w14:textId="77777777" w:rsidR="006A5E68" w:rsidRPr="005D720A" w:rsidRDefault="006A5E68" w:rsidP="00DF2EE1">
            <w:pPr>
              <w:widowControl/>
              <w:jc w:val="right"/>
              <w:rPr>
                <w:rFonts w:ascii="等线" w:eastAsia="等线" w:hAnsi="等线" w:cs="宋体"/>
                <w:color w:val="000000"/>
                <w:kern w:val="0"/>
                <w:sz w:val="22"/>
              </w:rPr>
            </w:pPr>
          </w:p>
        </w:tc>
        <w:tc>
          <w:tcPr>
            <w:tcW w:w="993" w:type="dxa"/>
            <w:tcBorders>
              <w:top w:val="nil"/>
              <w:left w:val="nil"/>
              <w:bottom w:val="single" w:sz="4" w:space="0" w:color="auto"/>
              <w:right w:val="nil"/>
            </w:tcBorders>
          </w:tcPr>
          <w:p w14:paraId="69AEDAD8" w14:textId="77777777" w:rsidR="006A5E68" w:rsidRPr="005D720A" w:rsidRDefault="006A5E68" w:rsidP="00DF2EE1">
            <w:pPr>
              <w:widowControl/>
              <w:jc w:val="right"/>
              <w:rPr>
                <w:rFonts w:ascii="等线" w:eastAsia="等线" w:hAnsi="等线" w:cs="宋体"/>
                <w:color w:val="000000"/>
                <w:kern w:val="0"/>
                <w:sz w:val="22"/>
              </w:rPr>
            </w:pPr>
          </w:p>
        </w:tc>
      </w:tr>
    </w:tbl>
    <w:p w14:paraId="687B8595" w14:textId="1E2BB9C8" w:rsidR="003E5245" w:rsidRDefault="00CF5164" w:rsidP="003E5245">
      <w:r>
        <w:fldChar w:fldCharType="begin"/>
      </w:r>
      <w:r>
        <w:instrText xml:space="preserve"> </w:instrText>
      </w:r>
      <w:r>
        <w:rPr>
          <w:rFonts w:hint="eastAsia"/>
        </w:rPr>
        <w:instrText>REF _Ref532982958 \h</w:instrText>
      </w:r>
      <w:r>
        <w:instrText xml:space="preserve"> </w:instrText>
      </w:r>
      <w:r>
        <w:fldChar w:fldCharType="separate"/>
      </w:r>
      <w:r w:rsidR="00F90D6F">
        <w:t xml:space="preserve">表格 </w:t>
      </w:r>
      <w:r w:rsidR="00F90D6F">
        <w:rPr>
          <w:noProof/>
        </w:rPr>
        <w:t>4</w:t>
      </w:r>
      <w:r>
        <w:fldChar w:fldCharType="end"/>
      </w:r>
      <w:r w:rsidR="003E5245">
        <w:rPr>
          <w:rFonts w:hint="eastAsia"/>
        </w:rPr>
        <w:t>总结了级联分类器对SAHS严重程度的预测结果</w:t>
      </w:r>
      <w:r w:rsidR="008D3739">
        <w:rPr>
          <w:rFonts w:hint="eastAsia"/>
        </w:rPr>
        <w:t>。</w:t>
      </w:r>
      <w:r w:rsidR="003E5245">
        <w:rPr>
          <w:rFonts w:hint="eastAsia"/>
        </w:rPr>
        <w:t>对于正常、轻度、中度与重度四种SAHS患者级联分类器模型达到的平均正阳率、正阴率、精准率和正确率为1</w:t>
      </w:r>
      <w:r w:rsidR="003E5245">
        <w:t>00</w:t>
      </w:r>
      <w:r w:rsidR="003E5245">
        <w:rPr>
          <w:rFonts w:hint="eastAsia"/>
        </w:rPr>
        <w:t>.</w:t>
      </w:r>
      <w:r w:rsidR="003E5245">
        <w:t>0</w:t>
      </w:r>
      <w:r w:rsidR="003E5245">
        <w:rPr>
          <w:rFonts w:hint="eastAsia"/>
        </w:rPr>
        <w:t>，8</w:t>
      </w:r>
      <w:r w:rsidR="001576E2">
        <w:t>7.8</w:t>
      </w:r>
      <w:r w:rsidR="003E5245">
        <w:rPr>
          <w:rFonts w:hint="eastAsia"/>
        </w:rPr>
        <w:t>，</w:t>
      </w:r>
      <w:r w:rsidR="003E5245">
        <w:rPr>
          <w:rFonts w:hint="eastAsia"/>
        </w:rPr>
        <w:lastRenderedPageBreak/>
        <w:t>8</w:t>
      </w:r>
      <w:r w:rsidR="003E5245">
        <w:t>7</w:t>
      </w:r>
      <w:r w:rsidR="003E5245">
        <w:rPr>
          <w:rFonts w:hint="eastAsia"/>
        </w:rPr>
        <w:t>.</w:t>
      </w:r>
      <w:r w:rsidR="003E5245">
        <w:t>1</w:t>
      </w:r>
      <w:r w:rsidR="003E5245">
        <w:rPr>
          <w:rFonts w:hint="eastAsia"/>
        </w:rPr>
        <w:t>，9</w:t>
      </w:r>
      <w:r w:rsidR="001576E2">
        <w:t>3</w:t>
      </w:r>
      <w:r w:rsidR="003E5245">
        <w:rPr>
          <w:rFonts w:hint="eastAsia"/>
        </w:rPr>
        <w:t>.</w:t>
      </w:r>
      <w:r w:rsidR="003E5245">
        <w:t>3</w:t>
      </w:r>
      <w:r w:rsidR="003E5245">
        <w:rPr>
          <w:rFonts w:hint="eastAsia"/>
        </w:rPr>
        <w:t>。</w:t>
      </w:r>
    </w:p>
    <w:p w14:paraId="65C0A5EE" w14:textId="3B2FD8ED" w:rsidR="003E5245" w:rsidRPr="003D744B" w:rsidRDefault="003E5245" w:rsidP="003E5245"/>
    <w:p w14:paraId="101BE4AD" w14:textId="4DAF4D0C" w:rsidR="003E5245" w:rsidRDefault="00DB29A1" w:rsidP="003E5245">
      <w:pPr>
        <w:rPr>
          <w:b/>
        </w:rPr>
      </w:pPr>
      <w:r>
        <w:rPr>
          <w:rFonts w:hint="eastAsia"/>
          <w:b/>
        </w:rPr>
        <w:t>4.</w:t>
      </w:r>
      <w:r>
        <w:rPr>
          <w:b/>
        </w:rPr>
        <w:t xml:space="preserve"> </w:t>
      </w:r>
      <w:r w:rsidR="003E5245" w:rsidRPr="00437B71">
        <w:rPr>
          <w:rFonts w:hint="eastAsia"/>
          <w:b/>
        </w:rPr>
        <w:t>讨论：</w:t>
      </w:r>
    </w:p>
    <w:p w14:paraId="5C6D724B" w14:textId="41F1BF71" w:rsidR="00F11219" w:rsidRDefault="000C7A68" w:rsidP="00F11219">
      <w:r>
        <w:rPr>
          <w:noProof/>
        </w:rPr>
        <mc:AlternateContent>
          <mc:Choice Requires="wps">
            <w:drawing>
              <wp:anchor distT="0" distB="0" distL="114300" distR="114300" simplePos="0" relativeHeight="251744256" behindDoc="0" locked="0" layoutInCell="1" allowOverlap="1" wp14:anchorId="25C6066A" wp14:editId="76B0AEFB">
                <wp:simplePos x="0" y="0"/>
                <wp:positionH relativeFrom="column">
                  <wp:posOffset>2523490</wp:posOffset>
                </wp:positionH>
                <wp:positionV relativeFrom="paragraph">
                  <wp:posOffset>2132965</wp:posOffset>
                </wp:positionV>
                <wp:extent cx="517473" cy="380346"/>
                <wp:effectExtent l="0" t="0" r="0" b="1270"/>
                <wp:wrapNone/>
                <wp:docPr id="115" name="文本框 115"/>
                <wp:cNvGraphicFramePr/>
                <a:graphic xmlns:a="http://schemas.openxmlformats.org/drawingml/2006/main">
                  <a:graphicData uri="http://schemas.microsoft.com/office/word/2010/wordprocessingShape">
                    <wps:wsp>
                      <wps:cNvSpPr txBox="1"/>
                      <wps:spPr>
                        <a:xfrm>
                          <a:off x="0" y="0"/>
                          <a:ext cx="517473" cy="380346"/>
                        </a:xfrm>
                        <a:prstGeom prst="rect">
                          <a:avLst/>
                        </a:prstGeom>
                        <a:noFill/>
                        <a:ln w="6350">
                          <a:noFill/>
                        </a:ln>
                      </wps:spPr>
                      <wps:txbx>
                        <w:txbxContent>
                          <w:p w14:paraId="0D4EE339" w14:textId="2BCF4568" w:rsidR="000C7A68" w:rsidRDefault="000C7A68" w:rsidP="000C7A68">
                            <w:r>
                              <w:rPr>
                                <w:rFonts w:hint="eastAsia"/>
                              </w:rPr>
                              <w:t>（</w:t>
                            </w:r>
                            <w:r>
                              <w:t>b</w:t>
                            </w:r>
                            <w:r>
                              <w:rPr>
                                <w:rFonts w:hint="eastAsi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5C6066A" id="文本框 115" o:spid="_x0000_s1061" type="#_x0000_t202" style="position:absolute;left:0;text-align:left;margin-left:198.7pt;margin-top:167.95pt;width:40.75pt;height:29.95pt;z-index:251744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" filled="f" stroked="f" strokeweight=".5pt">
                <v:textbox>
                  <w:txbxContent>
                    <w:p w14:paraId="0D4EE339" w14:textId="2BCF4568" w:rsidR="000C7A68" w:rsidRDefault="000C7A68" w:rsidP="000C7A68">
                      <w:r>
                        <w:rPr>
                          <w:rFonts w:hint="eastAsia"/>
                        </w:rPr>
                        <w:t>（</w:t>
                      </w:r>
                      <w:r>
                        <w:t>b</w:t>
                      </w:r>
                      <w:r>
                        <w:rPr>
                          <w:rFonts w:hint="eastAsia"/>
                        </w:rPr>
                        <w:t>）</w:t>
                      </w:r>
                    </w:p>
                  </w:txbxContent>
                </v:textbox>
              </v:shape>
            </w:pict>
          </mc:Fallback>
        </mc:AlternateContent>
      </w:r>
      <w:r>
        <w:rPr>
          <w:noProof/>
        </w:rPr>
        <mc:AlternateContent>
          <mc:Choice Requires="wps">
            <w:drawing>
              <wp:anchor distT="0" distB="0" distL="114300" distR="114300" simplePos="0" relativeHeight="251742208" behindDoc="0" locked="0" layoutInCell="1" allowOverlap="1" wp14:anchorId="0857C84B" wp14:editId="29EFFC59">
                <wp:simplePos x="0" y="0"/>
                <wp:positionH relativeFrom="column">
                  <wp:posOffset>-160655</wp:posOffset>
                </wp:positionH>
                <wp:positionV relativeFrom="paragraph">
                  <wp:posOffset>2133600</wp:posOffset>
                </wp:positionV>
                <wp:extent cx="517473" cy="380346"/>
                <wp:effectExtent l="0" t="0" r="0" b="1270"/>
                <wp:wrapNone/>
                <wp:docPr id="114" name="文本框 114"/>
                <wp:cNvGraphicFramePr/>
                <a:graphic xmlns:a="http://schemas.openxmlformats.org/drawingml/2006/main">
                  <a:graphicData uri="http://schemas.microsoft.com/office/word/2010/wordprocessingShape">
                    <wps:wsp>
                      <wps:cNvSpPr txBox="1"/>
                      <wps:spPr>
                        <a:xfrm>
                          <a:off x="0" y="0"/>
                          <a:ext cx="517473" cy="380346"/>
                        </a:xfrm>
                        <a:prstGeom prst="rect">
                          <a:avLst/>
                        </a:prstGeom>
                        <a:noFill/>
                        <a:ln w="6350">
                          <a:noFill/>
                        </a:ln>
                      </wps:spPr>
                      <wps:txbx>
                        <w:txbxContent>
                          <w:p w14:paraId="5FB8016C" w14:textId="77777777" w:rsidR="000C7A68" w:rsidRDefault="000C7A68" w:rsidP="000C7A68">
                            <w:r>
                              <w:rPr>
                                <w:rFonts w:hint="eastAsia"/>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857C84B" id="文本框 114" o:spid="_x0000_s1062" type="#_x0000_t202" style="position:absolute;left:0;text-align:left;margin-left:-12.65pt;margin-top:168pt;width:40.75pt;height:29.95pt;z-index:251742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" filled="f" stroked="f" strokeweight=".5pt">
                <v:textbox>
                  <w:txbxContent>
                    <w:p w14:paraId="5FB8016C" w14:textId="77777777" w:rsidR="000C7A68" w:rsidRDefault="000C7A68" w:rsidP="000C7A68">
                      <w:r>
                        <w:rPr>
                          <w:rFonts w:hint="eastAsia"/>
                        </w:rPr>
                        <w:t>（a）</w:t>
                      </w:r>
                    </w:p>
                  </w:txbxContent>
                </v:textbox>
              </v:shape>
            </w:pict>
          </mc:Fallback>
        </mc:AlternateContent>
      </w:r>
      <w:r w:rsidR="003857E8">
        <w:rPr>
          <w:rFonts w:hint="eastAsia"/>
          <w:noProof/>
        </w:rPr>
        <mc:AlternateContent>
          <mc:Choice Requires="wpg">
            <w:drawing>
              <wp:anchor distT="0" distB="0" distL="114300" distR="114300" simplePos="0" relativeHeight="251740160" behindDoc="0" locked="0" layoutInCell="1" allowOverlap="1" wp14:anchorId="5B29FA18" wp14:editId="07B982C8">
                <wp:simplePos x="0" y="0"/>
                <wp:positionH relativeFrom="column">
                  <wp:posOffset>-9144</wp:posOffset>
                </wp:positionH>
                <wp:positionV relativeFrom="paragraph">
                  <wp:posOffset>2178101</wp:posOffset>
                </wp:positionV>
                <wp:extent cx="5351145" cy="2077720"/>
                <wp:effectExtent l="0" t="0" r="1905" b="0"/>
                <wp:wrapTopAndBottom/>
                <wp:docPr id="112" name="组合 112"/>
                <wp:cNvGraphicFramePr/>
                <a:graphic xmlns:a="http://schemas.openxmlformats.org/drawingml/2006/main">
                  <a:graphicData uri="http://schemas.microsoft.com/office/word/2010/wordprocessingGroup">
                    <wpg:wgp>
                      <wpg:cNvGrpSpPr/>
                      <wpg:grpSpPr>
                        <a:xfrm>
                          <a:off x="0" y="0"/>
                          <a:ext cx="5351145" cy="2077720"/>
                          <a:chOff x="0" y="0"/>
                          <a:chExt cx="5351145" cy="2077720"/>
                        </a:xfrm>
                      </wpg:grpSpPr>
                      <wps:wsp>
                        <wps:cNvPr id="99" name="文本框 99"/>
                        <wps:cNvSpPr txBox="1"/>
                        <wps:spPr>
                          <a:xfrm>
                            <a:off x="0" y="1879600"/>
                            <a:ext cx="5351145" cy="198120"/>
                          </a:xfrm>
                          <a:prstGeom prst="rect">
                            <a:avLst/>
                          </a:prstGeom>
                          <a:solidFill>
                            <a:prstClr val="white"/>
                          </a:solidFill>
                          <a:ln>
                            <a:noFill/>
                          </a:ln>
                        </wps:spPr>
                        <wps:txbx>
                          <w:txbxContent>
                            <w:p w14:paraId="69A7F654" w14:textId="49735552" w:rsidR="008E0B9B" w:rsidRDefault="008E0B9B" w:rsidP="00F11219">
                              <w:pPr>
                                <w:pStyle w:val="a3"/>
                                <w:jc w:val="center"/>
                                <w:rPr>
                                  <w:noProof/>
                                </w:rPr>
                              </w:pPr>
                              <w:bookmarkStart w:id="43" w:name="_Ref532981117"/>
                              <w:r>
                                <w:t>图</w:t>
                              </w:r>
                              <w:r>
                                <w:t xml:space="preserve"> </w:t>
                              </w:r>
                              <w:r>
                                <w:fldChar w:fldCharType="begin"/>
                              </w:r>
                              <w:r>
                                <w:instrText xml:space="preserve"> SEQ </w:instrText>
                              </w:r>
                              <w:r>
                                <w:instrText>图</w:instrText>
                              </w:r>
                              <w:r>
                                <w:instrText xml:space="preserve"> \* ARABIC </w:instrText>
                              </w:r>
                              <w:r>
                                <w:fldChar w:fldCharType="separate"/>
                              </w:r>
                              <w:r w:rsidR="008112C4">
                                <w:rPr>
                                  <w:noProof/>
                                </w:rPr>
                                <w:t>4</w:t>
                              </w:r>
                              <w:r>
                                <w:fldChar w:fldCharType="end"/>
                              </w:r>
                              <w:bookmarkEnd w:id="43"/>
                              <w:r>
                                <w:t xml:space="preserve">. </w:t>
                              </w:r>
                              <w:r>
                                <w:rPr>
                                  <w:rFonts w:hint="eastAsia"/>
                                </w:rPr>
                                <w:t>（</w:t>
                              </w:r>
                              <w:r>
                                <w:rPr>
                                  <w:rFonts w:hint="eastAsia"/>
                                </w:rPr>
                                <w:t>a</w:t>
                              </w:r>
                              <w:r>
                                <w:rPr>
                                  <w:rFonts w:hint="eastAsia"/>
                                </w:rPr>
                                <w:t>）</w:t>
                              </w:r>
                              <w:r w:rsidR="000C7A68">
                                <w:rPr>
                                  <w:rFonts w:hint="eastAsia"/>
                                </w:rPr>
                                <w:t>6</w:t>
                              </w:r>
                              <w:r w:rsidR="000C7A68">
                                <w:t>0</w:t>
                              </w:r>
                              <w:r w:rsidR="000C7A68">
                                <w:t>秒</w:t>
                              </w:r>
                              <w:r>
                                <w:rPr>
                                  <w:rFonts w:hint="eastAsia"/>
                                </w:rPr>
                                <w:t>窗口切割数据；（</w:t>
                              </w:r>
                              <w:r>
                                <w:rPr>
                                  <w:rFonts w:hint="eastAsia"/>
                                </w:rPr>
                                <w:t>b</w:t>
                              </w:r>
                              <w:r>
                                <w:rPr>
                                  <w:rFonts w:hint="eastAsia"/>
                                </w:rPr>
                                <w:t>）</w:t>
                              </w:r>
                              <w:r w:rsidR="000C7A68">
                                <w:rPr>
                                  <w:rFonts w:hint="eastAsia"/>
                                </w:rPr>
                                <w:t>1</w:t>
                              </w:r>
                              <w:r w:rsidR="000C7A68">
                                <w:t>0</w:t>
                              </w:r>
                              <w:r w:rsidR="000C7A68">
                                <w:t>秒</w:t>
                              </w:r>
                              <w:r>
                                <w:rPr>
                                  <w:rFonts w:hint="eastAsia"/>
                                </w:rPr>
                                <w:t>窗口切割窗口</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111" name="图片 111"/>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7315" y="0"/>
                            <a:ext cx="5274310" cy="1788160"/>
                          </a:xfrm>
                          <a:prstGeom prst="rect">
                            <a:avLst/>
                          </a:prstGeom>
                        </pic:spPr>
                      </pic:pic>
                    </wpg:wgp>
                  </a:graphicData>
                </a:graphic>
              </wp:anchor>
            </w:drawing>
          </mc:Choice>
          <mc:Fallback>
            <w:pict>
              <v:group w14:anchorId="5B29FA18" id="组合 112" o:spid="_x0000_s1063" style="position:absolute;left:0;text-align:left;margin-left:-.7pt;margin-top:171.5pt;width:421.35pt;height:163.6pt;z-index:251740160" coordsize="53511,20777" o:gfxdata="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">
                <v:shape id="文本框 99" o:spid="_x0000_s1064" type="#_x0000_t202" style="position:absolute;top:18796;width:53511;height:1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" stroked="f">
                  <v:textbox style="mso-fit-shape-to-text:t" inset="0,0,0,0">
                    <w:txbxContent>
                      <w:p w14:paraId="69A7F654" w14:textId="49735552" w:rsidR="008E0B9B" w:rsidRDefault="008E0B9B" w:rsidP="00F11219">
                        <w:pPr>
                          <w:pStyle w:val="a3"/>
                          <w:jc w:val="center"/>
                          <w:rPr>
                            <w:noProof/>
                          </w:rPr>
                        </w:pPr>
                        <w:bookmarkStart w:id="44" w:name="_Ref532981117"/>
                        <w:r>
                          <w:t>图</w:t>
                        </w:r>
                        <w:r>
                          <w:t xml:space="preserve"> </w:t>
                        </w:r>
                        <w:r>
                          <w:fldChar w:fldCharType="begin"/>
                        </w:r>
                        <w:r>
                          <w:instrText xml:space="preserve"> SEQ </w:instrText>
                        </w:r>
                        <w:r>
                          <w:instrText>图</w:instrText>
                        </w:r>
                        <w:r>
                          <w:instrText xml:space="preserve"> \* ARABIC </w:instrText>
                        </w:r>
                        <w:r>
                          <w:fldChar w:fldCharType="separate"/>
                        </w:r>
                        <w:r w:rsidR="008112C4">
                          <w:rPr>
                            <w:noProof/>
                          </w:rPr>
                          <w:t>4</w:t>
                        </w:r>
                        <w:r>
                          <w:fldChar w:fldCharType="end"/>
                        </w:r>
                        <w:bookmarkEnd w:id="44"/>
                        <w:r>
                          <w:t xml:space="preserve">. </w:t>
                        </w:r>
                        <w:r>
                          <w:rPr>
                            <w:rFonts w:hint="eastAsia"/>
                          </w:rPr>
                          <w:t>（</w:t>
                        </w:r>
                        <w:r>
                          <w:rPr>
                            <w:rFonts w:hint="eastAsia"/>
                          </w:rPr>
                          <w:t>a</w:t>
                        </w:r>
                        <w:r>
                          <w:rPr>
                            <w:rFonts w:hint="eastAsia"/>
                          </w:rPr>
                          <w:t>）</w:t>
                        </w:r>
                        <w:r w:rsidR="000C7A68">
                          <w:rPr>
                            <w:rFonts w:hint="eastAsia"/>
                          </w:rPr>
                          <w:t>6</w:t>
                        </w:r>
                        <w:r w:rsidR="000C7A68">
                          <w:t>0</w:t>
                        </w:r>
                        <w:r w:rsidR="000C7A68">
                          <w:t>秒</w:t>
                        </w:r>
                        <w:r>
                          <w:rPr>
                            <w:rFonts w:hint="eastAsia"/>
                          </w:rPr>
                          <w:t>窗口切割数据；（</w:t>
                        </w:r>
                        <w:r>
                          <w:rPr>
                            <w:rFonts w:hint="eastAsia"/>
                          </w:rPr>
                          <w:t>b</w:t>
                        </w:r>
                        <w:r>
                          <w:rPr>
                            <w:rFonts w:hint="eastAsia"/>
                          </w:rPr>
                          <w:t>）</w:t>
                        </w:r>
                        <w:r w:rsidR="000C7A68">
                          <w:rPr>
                            <w:rFonts w:hint="eastAsia"/>
                          </w:rPr>
                          <w:t>1</w:t>
                        </w:r>
                        <w:r w:rsidR="000C7A68">
                          <w:t>0</w:t>
                        </w:r>
                        <w:r w:rsidR="000C7A68">
                          <w:t>秒</w:t>
                        </w:r>
                        <w:r>
                          <w:rPr>
                            <w:rFonts w:hint="eastAsia"/>
                          </w:rPr>
                          <w:t>窗口切割窗口</w:t>
                        </w:r>
                      </w:p>
                    </w:txbxContent>
                  </v:textbox>
                </v:shape>
                <v:shape id="图片 111" o:spid="_x0000_s1065" type="#_x0000_t75" style="position:absolute;left:73;width:52743;height:178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">
                  <v:imagedata r:id="rId21" o:title=""/>
                </v:shape>
                <w10:wrap type="topAndBottom"/>
              </v:group>
            </w:pict>
          </mc:Fallback>
        </mc:AlternateContent>
      </w:r>
      <w:r w:rsidR="003E5245">
        <w:rPr>
          <w:rFonts w:hint="eastAsia"/>
        </w:rPr>
        <w:t>在这篇文章中，我们提出了一种级联分类器模型可以实时</w:t>
      </w:r>
      <w:r w:rsidR="008D3739">
        <w:rPr>
          <w:rFonts w:hint="eastAsia"/>
        </w:rPr>
        <w:t>准确</w:t>
      </w:r>
      <w:r w:rsidR="003E5245">
        <w:rPr>
          <w:rFonts w:hint="eastAsia"/>
        </w:rPr>
        <w:t>地预测睡眠呼吸暂停与低通气事件。与传统基于睡眠多导图的人工检测方法相比，级联分类器只使用口鼻流量通道信号与血氧通道信号即可对AH事件进行预测，并且通过事件检测器可以计算出AHI指数进而对睡眠呼吸暂停综合征的严重程度做出判断。</w:t>
      </w:r>
      <w:r w:rsidR="00F11219">
        <w:rPr>
          <w:rFonts w:hint="eastAsia"/>
        </w:rPr>
        <w:t>过去的采用基于事件的SAHS诊断方法一般采用将数据分段的方法进行检测。</w:t>
      </w:r>
      <w:r w:rsidR="00590486">
        <w:rPr>
          <w:rFonts w:hint="eastAsia"/>
        </w:rPr>
        <w:t>一部分研究采用的是6</w:t>
      </w:r>
      <w:r w:rsidR="00590486">
        <w:t>0</w:t>
      </w:r>
      <w:r w:rsidR="00590486">
        <w:rPr>
          <w:rFonts w:hint="eastAsia"/>
        </w:rPr>
        <w:t>秒数据片段的</w:t>
      </w:r>
      <w:r w:rsidR="00590486" w:rsidRPr="00590486">
        <w:rPr>
          <w:rFonts w:hint="eastAsia"/>
          <w:highlight w:val="yellow"/>
        </w:rPr>
        <w:t>预测方法</w:t>
      </w:r>
      <w:r w:rsidR="00590486">
        <w:rPr>
          <w:rFonts w:hint="eastAsia"/>
        </w:rPr>
        <w:t>，这样的分割方法会存在以下两个问题：1）对SAHS事件的定位精度不够。采用没有重叠的切割方法只能判断该段数据中是否存在SAHS事件，而不能够预测出SAHS事件的开始与结束时间；2）对SAHS事件的分辨精度不够。采用6</w:t>
      </w:r>
      <w:r w:rsidR="00590486">
        <w:t>0</w:t>
      </w:r>
      <w:r w:rsidR="00590486">
        <w:rPr>
          <w:rFonts w:hint="eastAsia"/>
        </w:rPr>
        <w:t>秒的窗口不能够分辨出发作时间相距比较近的两次SAHS事件（</w:t>
      </w:r>
      <w:r w:rsidR="00590486">
        <w:fldChar w:fldCharType="begin"/>
      </w:r>
      <w:r w:rsidR="00590486">
        <w:instrText xml:space="preserve"> </w:instrText>
      </w:r>
      <w:r w:rsidR="00590486">
        <w:rPr>
          <w:rFonts w:hint="eastAsia"/>
        </w:rPr>
        <w:instrText>REF _Ref532981117 \h</w:instrText>
      </w:r>
      <w:r w:rsidR="00590486">
        <w:instrText xml:space="preserve"> </w:instrText>
      </w:r>
      <w:r w:rsidR="00590486">
        <w:fldChar w:fldCharType="separate"/>
      </w:r>
      <w:r w:rsidR="003311A7">
        <w:t xml:space="preserve">图 </w:t>
      </w:r>
      <w:r w:rsidR="003311A7">
        <w:rPr>
          <w:noProof/>
        </w:rPr>
        <w:t>4</w:t>
      </w:r>
      <w:r w:rsidR="00590486">
        <w:fldChar w:fldCharType="end"/>
      </w:r>
      <w:r w:rsidR="00590486">
        <w:rPr>
          <w:rFonts w:hint="eastAsia"/>
        </w:rPr>
        <w:t>（a））。而</w:t>
      </w:r>
      <w:r w:rsidR="00F11219">
        <w:rPr>
          <w:rFonts w:hint="eastAsia"/>
        </w:rPr>
        <w:t>如果</w:t>
      </w:r>
      <w:r w:rsidR="00590486">
        <w:rPr>
          <w:rFonts w:hint="eastAsia"/>
        </w:rPr>
        <w:t>直接采用1</w:t>
      </w:r>
      <w:r w:rsidR="00590486">
        <w:t>0</w:t>
      </w:r>
      <w:r w:rsidR="00590486">
        <w:rPr>
          <w:rFonts w:hint="eastAsia"/>
        </w:rPr>
        <w:t>秒</w:t>
      </w:r>
      <w:r w:rsidR="00F11219">
        <w:rPr>
          <w:rFonts w:hint="eastAsia"/>
        </w:rPr>
        <w:t>切割窗口</w:t>
      </w:r>
      <w:r w:rsidR="00590486">
        <w:rPr>
          <w:rFonts w:hint="eastAsia"/>
        </w:rPr>
        <w:t>，往往单个数据片段中只包含不超过5次完整呼吸</w:t>
      </w:r>
      <w:r w:rsidR="00F11219">
        <w:rPr>
          <w:rFonts w:hint="eastAsia"/>
        </w:rPr>
        <w:t>，这样的话难以提取出有效特征进行预测（</w:t>
      </w:r>
      <w:r w:rsidR="00F11219">
        <w:fldChar w:fldCharType="begin"/>
      </w:r>
      <w:r w:rsidR="00F11219">
        <w:instrText xml:space="preserve"> </w:instrText>
      </w:r>
      <w:r w:rsidR="00F11219">
        <w:rPr>
          <w:rFonts w:hint="eastAsia"/>
        </w:rPr>
        <w:instrText>REF _Ref532981117 \h</w:instrText>
      </w:r>
      <w:r w:rsidR="00F11219">
        <w:instrText xml:space="preserve"> </w:instrText>
      </w:r>
      <w:r w:rsidR="00F11219">
        <w:fldChar w:fldCharType="separate"/>
      </w:r>
      <w:r w:rsidR="003311A7">
        <w:t xml:space="preserve">图 </w:t>
      </w:r>
      <w:r w:rsidR="003311A7">
        <w:rPr>
          <w:noProof/>
        </w:rPr>
        <w:t>4</w:t>
      </w:r>
      <w:r w:rsidR="00F11219">
        <w:fldChar w:fldCharType="end"/>
      </w:r>
      <w:r w:rsidR="00F11219">
        <w:rPr>
          <w:rFonts w:hint="eastAsia"/>
        </w:rPr>
        <w:t>（b））</w:t>
      </w:r>
      <w:r w:rsidR="00590486">
        <w:rPr>
          <w:rFonts w:hint="eastAsia"/>
        </w:rPr>
        <w:t>。</w:t>
      </w:r>
      <w:r w:rsidR="00F11219">
        <w:rPr>
          <w:rFonts w:hint="eastAsia"/>
        </w:rPr>
        <w:t>所以综合以上两点考虑，我们决定使用</w:t>
      </w:r>
      <w:r w:rsidR="00513E17">
        <w:rPr>
          <w:rFonts w:hint="eastAsia"/>
        </w:rPr>
        <w:t>长时</w:t>
      </w:r>
      <w:r w:rsidR="00590486">
        <w:rPr>
          <w:rFonts w:hint="eastAsia"/>
        </w:rPr>
        <w:t>分类器与短时分类器级联</w:t>
      </w:r>
      <w:r w:rsidR="00F11219">
        <w:rPr>
          <w:rFonts w:hint="eastAsia"/>
        </w:rPr>
        <w:t>的设计方法解决这个问题。</w:t>
      </w:r>
    </w:p>
    <w:p w14:paraId="6DC6861A" w14:textId="77DF8E36" w:rsidR="00F11219" w:rsidRPr="00A474F0" w:rsidRDefault="00F11219" w:rsidP="00F11219"/>
    <w:p w14:paraId="4A7E4849" w14:textId="77777777" w:rsidR="00F11219" w:rsidRPr="00F11219" w:rsidRDefault="00F11219" w:rsidP="003E5245"/>
    <w:p w14:paraId="7F0A2A37" w14:textId="5ECDF422" w:rsidR="003E5245" w:rsidRDefault="00CF5164" w:rsidP="003E5245">
      <w:r>
        <w:fldChar w:fldCharType="begin"/>
      </w:r>
      <w:r>
        <w:instrText xml:space="preserve"> </w:instrText>
      </w:r>
      <w:r>
        <w:rPr>
          <w:rFonts w:hint="eastAsia"/>
        </w:rPr>
        <w:instrText>REF _Ref532982936 \h</w:instrText>
      </w:r>
      <w:r>
        <w:instrText xml:space="preserve"> </w:instrText>
      </w:r>
      <w:r>
        <w:fldChar w:fldCharType="separate"/>
      </w:r>
      <w:r>
        <w:t xml:space="preserve">表格 </w:t>
      </w:r>
      <w:r>
        <w:rPr>
          <w:noProof/>
        </w:rPr>
        <w:t>3</w:t>
      </w:r>
      <w:r>
        <w:fldChar w:fldCharType="end"/>
      </w:r>
      <w:r w:rsidR="003E5245">
        <w:rPr>
          <w:rFonts w:hint="eastAsia"/>
        </w:rPr>
        <w:t>所示为级联分类器的预测结果与基于多导睡眠图</w:t>
      </w:r>
      <w:r w:rsidR="00163DDE">
        <w:rPr>
          <w:rFonts w:hint="eastAsia"/>
        </w:rPr>
        <w:t>的人工标注结果</w:t>
      </w:r>
      <w:r w:rsidR="003E5245">
        <w:rPr>
          <w:rFonts w:hint="eastAsia"/>
        </w:rPr>
        <w:t>的混淆矩阵。级联分类器达到了</w:t>
      </w:r>
      <w:r w:rsidR="003E5245">
        <w:t>74</w:t>
      </w:r>
      <w:r w:rsidR="003E5245">
        <w:rPr>
          <w:rFonts w:hint="eastAsia"/>
        </w:rPr>
        <w:t>.</w:t>
      </w:r>
      <w:r w:rsidR="003E5245">
        <w:t>8</w:t>
      </w:r>
      <w:r w:rsidR="003E5245">
        <w:rPr>
          <w:rFonts w:hint="eastAsia"/>
        </w:rPr>
        <w:t>%的正阳率与8</w:t>
      </w:r>
      <w:r w:rsidR="003E5245">
        <w:t>9</w:t>
      </w:r>
      <w:r w:rsidR="003E5245">
        <w:rPr>
          <w:rFonts w:hint="eastAsia"/>
        </w:rPr>
        <w:t>.</w:t>
      </w:r>
      <w:r w:rsidR="003E5245">
        <w:t>9</w:t>
      </w:r>
      <w:r w:rsidR="003E5245">
        <w:rPr>
          <w:rFonts w:hint="eastAsia"/>
        </w:rPr>
        <w:t>%的正阴率。需要注意的是级联分类器所犯的假阳性错误要多于假阴性错误数目</w:t>
      </w:r>
      <w:r w:rsidR="00163DDE">
        <w:rPr>
          <w:rFonts w:hint="eastAsia"/>
        </w:rPr>
        <w:t>。这</w:t>
      </w:r>
      <w:r w:rsidR="003E5245">
        <w:rPr>
          <w:rFonts w:hint="eastAsia"/>
        </w:rPr>
        <w:t>其中有</w:t>
      </w:r>
      <w:r w:rsidR="000723DF" w:rsidRPr="000723DF">
        <w:rPr>
          <w:rFonts w:hint="eastAsia"/>
        </w:rPr>
        <w:t>大约10.32%的</w:t>
      </w:r>
      <w:r w:rsidR="003E5245">
        <w:rPr>
          <w:rFonts w:hint="eastAsia"/>
        </w:rPr>
        <w:t>假阳性错误符合2</w:t>
      </w:r>
      <w:r w:rsidR="003E5245">
        <w:t>012</w:t>
      </w:r>
      <w:r w:rsidR="003E5245">
        <w:rPr>
          <w:rFonts w:hint="eastAsia"/>
        </w:rPr>
        <w:t>年AASM</w:t>
      </w:r>
      <w:r w:rsidR="003E5245">
        <w:fldChar w:fldCharType="begin"/>
      </w:r>
      <w:r w:rsidR="00DF2EE1">
        <w:instrText xml:space="preserve"> ADDIN EN.CITE &lt;EndNote&gt;&lt;Cite&gt;&lt;Author&gt;Berry&lt;/Author&gt;&lt;Year&gt;2012&lt;/Year&gt;&lt;RecNum&gt;3&lt;/RecNum&gt;&lt;DisplayText&gt;&lt;style face="superscript"&gt;[17]&lt;/style&gt;&lt;/DisplayText&gt;&lt;record&gt;&lt;rec-number&gt;3&lt;/rec-number&gt;&lt;foreign-keys&gt;&lt;key app="EN" db-id="5zp0rzevixdad7eps2dpfwx9vfwwaafzs5ts" timestamp="1544587583"&gt;3&lt;/key&gt;&lt;/foreign-keys&gt;&lt;ref-type name="Journal Article"&gt;17&lt;/ref-type&gt;&lt;contributors&gt;&lt;authors&gt;&lt;author&gt;Berry, RB.&lt;/author&gt;&lt;author&gt;Budhiraja, R.&lt;/author&gt;&lt;author&gt;Gottlieb, DJ.&lt;/author&gt;&lt;author&gt;Gozal, D.&lt;/author&gt;&lt;author&gt;Iber, C.&lt;/author&gt;&lt;author&gt;Kapur, VK.&lt;/author&gt;&lt;author&gt;Marcus, CL.&lt;/author&gt;&lt;author&gt;Mehra, R.&lt;/author&gt;&lt;author&gt;Parthasarathy, S.&lt;/author&gt;&lt;author&gt;Quan, SF.&lt;/author&gt;&lt;author&gt;Redline, S.&lt;/author&gt;&lt;author&gt;Strohl, KP.&lt;/author&gt;&lt;author&gt;Davidson Ward, SL.&lt;/author&gt;&lt;author&gt;Tangredi, MM.&lt;/author&gt;&lt;/authors&gt;&lt;/contributors&gt;&lt;titles&gt;&lt;title&gt;Rules for scoring respiratory events in sleep: update of the 2007 AASM Manual for the Scoring of Sleep and Associated Events. Deliberations of the Sleep Apnea Definitions Task Force of the American Academy of Sleep Medicine&lt;/title&gt;&lt;secondary-title&gt;J Clin Sleep Med&lt;/secondary-title&gt;&lt;/titles&gt;&lt;periodical&gt;&lt;full-title&gt;J Clin Sleep Med&lt;/full-title&gt;&lt;/periodical&gt;&lt;pages&gt;597-619&lt;/pages&gt;&lt;volume&gt;8&lt;/volume&gt;&lt;number&gt;5&lt;/number&gt;&lt;dates&gt;&lt;year&gt;2012&lt;/year&gt;&lt;/dates&gt;&lt;isbn&gt;1550-9397 (Print)&lt;/isbn&gt;&lt;urls&gt;&lt;related-urls&gt;&lt;url&gt;http://pubmed.cn/23066376&lt;/url&gt;&lt;url&gt;http://europepmc.org/abstract/MED/23066376&lt;/url&gt;&lt;url&gt;http://www.ncbi.nlm.nih.gov/pmc/articles/pmid/23066376/&lt;/url&gt;&lt;/related-urls&gt;&lt;/urls&gt;&lt;remote-database-provider&gt;PubMed.cn&lt;/remote-database-provider&gt;&lt;language&gt;eng&lt;/language&gt;&lt;/record&gt;&lt;/Cite&gt;&lt;/EndNote&gt;</w:instrText>
      </w:r>
      <w:r w:rsidR="003E5245">
        <w:fldChar w:fldCharType="separate"/>
      </w:r>
      <w:r w:rsidR="00DF2EE1" w:rsidRPr="00DF2EE1">
        <w:rPr>
          <w:noProof/>
          <w:vertAlign w:val="superscript"/>
        </w:rPr>
        <w:t>[17]</w:t>
      </w:r>
      <w:r w:rsidR="003E5245">
        <w:fldChar w:fldCharType="end"/>
      </w:r>
      <w:r w:rsidR="003E5245">
        <w:rPr>
          <w:rFonts w:hint="eastAsia"/>
        </w:rPr>
        <w:t>所推荐的睡眠呼吸暂停与低通气事件的定义，应该标注为AH事件，但是原始数据库中的人工标注并没有对这些事件进行标注（</w:t>
      </w:r>
      <w:r w:rsidR="00835B5A">
        <w:fldChar w:fldCharType="begin"/>
      </w:r>
      <w:r w:rsidR="00835B5A">
        <w:instrText xml:space="preserve"> </w:instrText>
      </w:r>
      <w:r w:rsidR="00835B5A">
        <w:rPr>
          <w:rFonts w:hint="eastAsia"/>
        </w:rPr>
        <w:instrText>REF _Ref532982787 \h</w:instrText>
      </w:r>
      <w:r w:rsidR="00835B5A">
        <w:instrText xml:space="preserve"> </w:instrText>
      </w:r>
      <w:r w:rsidR="00835B5A">
        <w:fldChar w:fldCharType="separate"/>
      </w:r>
      <w:r w:rsidR="003311A7">
        <w:t xml:space="preserve">图 </w:t>
      </w:r>
      <w:r w:rsidR="003311A7">
        <w:rPr>
          <w:noProof/>
        </w:rPr>
        <w:t>5</w:t>
      </w:r>
      <w:r w:rsidR="00835B5A">
        <w:fldChar w:fldCharType="end"/>
      </w:r>
      <w:r w:rsidR="003E5245">
        <w:rPr>
          <w:rFonts w:hint="eastAsia"/>
        </w:rPr>
        <w:t>（a））。</w:t>
      </w:r>
      <w:r w:rsidR="003E5245" w:rsidRPr="00DD5B1E">
        <w:rPr>
          <w:rFonts w:hint="eastAsia"/>
          <w:highlight w:val="yellow"/>
        </w:rPr>
        <w:t>另一部分</w:t>
      </w:r>
      <w:r w:rsidR="003E5245">
        <w:rPr>
          <w:rFonts w:hint="eastAsia"/>
        </w:rPr>
        <w:t>假阳性错误主要出现在阳性数据片段与阴性数据片段的边界处。</w:t>
      </w:r>
      <w:r w:rsidR="00954351">
        <w:rPr>
          <w:rFonts w:hint="eastAsia"/>
        </w:rPr>
        <w:t>而假阴性错误中大约</w:t>
      </w:r>
      <w:r w:rsidR="00845ED6">
        <w:rPr>
          <w:rFonts w:hint="eastAsia"/>
        </w:rPr>
        <w:t>85.24%的</w:t>
      </w:r>
      <w:r w:rsidR="00954351" w:rsidRPr="00954351">
        <w:rPr>
          <w:rFonts w:hint="eastAsia"/>
          <w:highlight w:val="yellow"/>
        </w:rPr>
        <w:t>数据</w:t>
      </w:r>
      <w:r w:rsidR="00845ED6">
        <w:rPr>
          <w:rFonts w:hint="eastAsia"/>
          <w:highlight w:val="yellow"/>
        </w:rPr>
        <w:t>片段</w:t>
      </w:r>
      <w:r w:rsidR="003E5245">
        <w:rPr>
          <w:rFonts w:hint="eastAsia"/>
        </w:rPr>
        <w:t>并没有达到2</w:t>
      </w:r>
      <w:r w:rsidR="003E5245">
        <w:t>012年</w:t>
      </w:r>
      <w:r w:rsidR="003E5245">
        <w:rPr>
          <w:rFonts w:hint="eastAsia"/>
        </w:rPr>
        <w:t>AASM</w:t>
      </w:r>
      <w:r w:rsidR="003E5245">
        <w:t>所</w:t>
      </w:r>
      <w:r w:rsidR="003E5245">
        <w:rPr>
          <w:rFonts w:hint="eastAsia"/>
        </w:rPr>
        <w:t>推荐的事件定义（</w:t>
      </w:r>
      <w:r w:rsidR="00835B5A">
        <w:fldChar w:fldCharType="begin"/>
      </w:r>
      <w:r w:rsidR="00835B5A">
        <w:instrText xml:space="preserve"> </w:instrText>
      </w:r>
      <w:r w:rsidR="00835B5A">
        <w:rPr>
          <w:rFonts w:hint="eastAsia"/>
        </w:rPr>
        <w:instrText>REF _Ref532982787 \h</w:instrText>
      </w:r>
      <w:r w:rsidR="00835B5A">
        <w:instrText xml:space="preserve"> </w:instrText>
      </w:r>
      <w:r w:rsidR="00835B5A">
        <w:fldChar w:fldCharType="separate"/>
      </w:r>
      <w:r w:rsidR="003311A7">
        <w:t xml:space="preserve">图 </w:t>
      </w:r>
      <w:r w:rsidR="003311A7">
        <w:rPr>
          <w:noProof/>
        </w:rPr>
        <w:t>5</w:t>
      </w:r>
      <w:r w:rsidR="00835B5A">
        <w:fldChar w:fldCharType="end"/>
      </w:r>
      <w:r w:rsidR="003E5245">
        <w:rPr>
          <w:rFonts w:hint="eastAsia"/>
        </w:rPr>
        <w:t>（b））</w:t>
      </w:r>
      <w:r w:rsidR="00954351">
        <w:rPr>
          <w:rFonts w:hint="eastAsia"/>
        </w:rPr>
        <w:t>。</w:t>
      </w:r>
    </w:p>
    <w:p w14:paraId="44026A27" w14:textId="46863A58" w:rsidR="003E5245" w:rsidRDefault="00F20FB8" w:rsidP="003E5245">
      <w:r>
        <w:rPr>
          <w:noProof/>
        </w:rPr>
        <w:lastRenderedPageBreak/>
        <mc:AlternateContent>
          <mc:Choice Requires="wps">
            <w:drawing>
              <wp:anchor distT="0" distB="0" distL="114300" distR="114300" simplePos="0" relativeHeight="251599872" behindDoc="0" locked="0" layoutInCell="1" allowOverlap="1" wp14:anchorId="243D9108" wp14:editId="7C60873A">
                <wp:simplePos x="0" y="0"/>
                <wp:positionH relativeFrom="column">
                  <wp:posOffset>3810</wp:posOffset>
                </wp:positionH>
                <wp:positionV relativeFrom="paragraph">
                  <wp:posOffset>2848610</wp:posOffset>
                </wp:positionV>
                <wp:extent cx="5601970" cy="635"/>
                <wp:effectExtent l="0" t="0" r="0" b="0"/>
                <wp:wrapTopAndBottom/>
                <wp:docPr id="67" name="文本框 67"/>
                <wp:cNvGraphicFramePr/>
                <a:graphic xmlns:a="http://schemas.openxmlformats.org/drawingml/2006/main">
                  <a:graphicData uri="http://schemas.microsoft.com/office/word/2010/wordprocessingShape">
                    <wps:wsp>
                      <wps:cNvSpPr txBox="1"/>
                      <wps:spPr>
                        <a:xfrm>
                          <a:off x="0" y="0"/>
                          <a:ext cx="5601970" cy="635"/>
                        </a:xfrm>
                        <a:prstGeom prst="rect">
                          <a:avLst/>
                        </a:prstGeom>
                        <a:solidFill>
                          <a:prstClr val="white"/>
                        </a:solidFill>
                        <a:ln>
                          <a:noFill/>
                        </a:ln>
                      </wps:spPr>
                      <wps:txbx>
                        <w:txbxContent>
                          <w:p w14:paraId="48F8E665" w14:textId="24214DFA" w:rsidR="008E0B9B" w:rsidRDefault="008E0B9B" w:rsidP="003E5245">
                            <w:pPr>
                              <w:pStyle w:val="a3"/>
                              <w:rPr>
                                <w:noProof/>
                              </w:rPr>
                            </w:pPr>
                            <w:bookmarkStart w:id="45" w:name="_Ref532982787"/>
                            <w:r>
                              <w:t>图</w:t>
                            </w:r>
                            <w:r>
                              <w:t xml:space="preserve"> </w:t>
                            </w:r>
                            <w:r>
                              <w:fldChar w:fldCharType="begin"/>
                            </w:r>
                            <w:r>
                              <w:instrText xml:space="preserve"> SEQ </w:instrText>
                            </w:r>
                            <w:r>
                              <w:instrText>图</w:instrText>
                            </w:r>
                            <w:r>
                              <w:instrText xml:space="preserve"> \* ARABIC </w:instrText>
                            </w:r>
                            <w:r>
                              <w:fldChar w:fldCharType="separate"/>
                            </w:r>
                            <w:r w:rsidR="008112C4">
                              <w:rPr>
                                <w:noProof/>
                              </w:rPr>
                              <w:t>5</w:t>
                            </w:r>
                            <w:r>
                              <w:fldChar w:fldCharType="end"/>
                            </w:r>
                            <w:bookmarkEnd w:id="45"/>
                            <w:r>
                              <w:rPr>
                                <w:rFonts w:hint="eastAsia"/>
                              </w:rPr>
                              <w:t>.</w:t>
                            </w:r>
                            <w:r>
                              <w:t xml:space="preserve"> </w:t>
                            </w:r>
                            <w:r>
                              <w:rPr>
                                <w:rFonts w:hint="eastAsia"/>
                              </w:rPr>
                              <w:t>（</w:t>
                            </w:r>
                            <w:r>
                              <w:rPr>
                                <w:rFonts w:hint="eastAsia"/>
                              </w:rPr>
                              <w:t>a</w:t>
                            </w:r>
                            <w:r>
                              <w:rPr>
                                <w:rFonts w:hint="eastAsia"/>
                              </w:rPr>
                              <w:t>）为级联分类器预测结果中的假阳性错误；（</w:t>
                            </w:r>
                            <w:r>
                              <w:rPr>
                                <w:rFonts w:hint="eastAsia"/>
                              </w:rPr>
                              <w:t>b</w:t>
                            </w:r>
                            <w:r>
                              <w:rPr>
                                <w:rFonts w:hint="eastAsia"/>
                              </w:rPr>
                              <w:t>）为级联分类器预测结果中的假阴性错误</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243D9108" id="文本框 67" o:spid="_x0000_s1066" type="#_x0000_t202" style="position:absolute;left:0;text-align:left;margin-left:.3pt;margin-top:224.3pt;width:441.1pt;height:.05pt;z-index:251599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" stroked="f">
                <v:textbox style="mso-fit-shape-to-text:t" inset="0,0,0,0">
                  <w:txbxContent>
                    <w:p w14:paraId="48F8E665" w14:textId="24214DFA" w:rsidR="008E0B9B" w:rsidRDefault="008E0B9B" w:rsidP="003E5245">
                      <w:pPr>
                        <w:pStyle w:val="a3"/>
                        <w:rPr>
                          <w:noProof/>
                        </w:rPr>
                      </w:pPr>
                      <w:bookmarkStart w:id="46" w:name="_Ref532982787"/>
                      <w:r>
                        <w:t>图</w:t>
                      </w:r>
                      <w:r>
                        <w:t xml:space="preserve"> </w:t>
                      </w:r>
                      <w:r>
                        <w:fldChar w:fldCharType="begin"/>
                      </w:r>
                      <w:r>
                        <w:instrText xml:space="preserve"> SEQ </w:instrText>
                      </w:r>
                      <w:r>
                        <w:instrText>图</w:instrText>
                      </w:r>
                      <w:r>
                        <w:instrText xml:space="preserve"> \* ARABIC </w:instrText>
                      </w:r>
                      <w:r>
                        <w:fldChar w:fldCharType="separate"/>
                      </w:r>
                      <w:r w:rsidR="008112C4">
                        <w:rPr>
                          <w:noProof/>
                        </w:rPr>
                        <w:t>5</w:t>
                      </w:r>
                      <w:r>
                        <w:fldChar w:fldCharType="end"/>
                      </w:r>
                      <w:bookmarkEnd w:id="46"/>
                      <w:r>
                        <w:rPr>
                          <w:rFonts w:hint="eastAsia"/>
                        </w:rPr>
                        <w:t>.</w:t>
                      </w:r>
                      <w:r>
                        <w:t xml:space="preserve"> </w:t>
                      </w:r>
                      <w:r>
                        <w:rPr>
                          <w:rFonts w:hint="eastAsia"/>
                        </w:rPr>
                        <w:t>（</w:t>
                      </w:r>
                      <w:r>
                        <w:rPr>
                          <w:rFonts w:hint="eastAsia"/>
                        </w:rPr>
                        <w:t>a</w:t>
                      </w:r>
                      <w:r>
                        <w:rPr>
                          <w:rFonts w:hint="eastAsia"/>
                        </w:rPr>
                        <w:t>）为级联分类器预测结果中的假阳性错误；（</w:t>
                      </w:r>
                      <w:r>
                        <w:rPr>
                          <w:rFonts w:hint="eastAsia"/>
                        </w:rPr>
                        <w:t>b</w:t>
                      </w:r>
                      <w:r>
                        <w:rPr>
                          <w:rFonts w:hint="eastAsia"/>
                        </w:rPr>
                        <w:t>）为级联分类器预测结果中的假阴性错误</w:t>
                      </w:r>
                    </w:p>
                  </w:txbxContent>
                </v:textbox>
                <w10:wrap type="topAndBottom"/>
              </v:shape>
            </w:pict>
          </mc:Fallback>
        </mc:AlternateContent>
      </w:r>
      <w:r>
        <w:rPr>
          <w:noProof/>
        </w:rPr>
        <mc:AlternateContent>
          <mc:Choice Requires="wpg">
            <w:drawing>
              <wp:anchor distT="0" distB="0" distL="114300" distR="114300" simplePos="0" relativeHeight="251723776" behindDoc="0" locked="0" layoutInCell="1" allowOverlap="1" wp14:anchorId="5C25F530" wp14:editId="1E30C903">
                <wp:simplePos x="0" y="0"/>
                <wp:positionH relativeFrom="column">
                  <wp:posOffset>-424165</wp:posOffset>
                </wp:positionH>
                <wp:positionV relativeFrom="paragraph">
                  <wp:posOffset>132139</wp:posOffset>
                </wp:positionV>
                <wp:extent cx="5697154" cy="2589662"/>
                <wp:effectExtent l="0" t="0" r="0" b="1270"/>
                <wp:wrapTopAndBottom/>
                <wp:docPr id="46" name="组合 46"/>
                <wp:cNvGraphicFramePr/>
                <a:graphic xmlns:a="http://schemas.openxmlformats.org/drawingml/2006/main">
                  <a:graphicData uri="http://schemas.microsoft.com/office/word/2010/wordprocessingGroup">
                    <wpg:wgp>
                      <wpg:cNvGrpSpPr/>
                      <wpg:grpSpPr>
                        <a:xfrm>
                          <a:off x="0" y="0"/>
                          <a:ext cx="5697154" cy="2589662"/>
                          <a:chOff x="0" y="0"/>
                          <a:chExt cx="5697154" cy="2589662"/>
                        </a:xfrm>
                      </wpg:grpSpPr>
                      <pic:pic xmlns:pic="http://schemas.openxmlformats.org/drawingml/2006/picture">
                        <pic:nvPicPr>
                          <pic:cNvPr id="42" name="图片 42"/>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422844" y="68712"/>
                            <a:ext cx="5274310" cy="2520950"/>
                          </a:xfrm>
                          <a:prstGeom prst="rect">
                            <a:avLst/>
                          </a:prstGeom>
                        </pic:spPr>
                      </pic:pic>
                      <wps:wsp>
                        <wps:cNvPr id="43" name="文本框 43"/>
                        <wps:cNvSpPr txBox="1"/>
                        <wps:spPr>
                          <a:xfrm>
                            <a:off x="0" y="0"/>
                            <a:ext cx="517525" cy="380365"/>
                          </a:xfrm>
                          <a:prstGeom prst="rect">
                            <a:avLst/>
                          </a:prstGeom>
                          <a:noFill/>
                          <a:ln w="6350">
                            <a:noFill/>
                          </a:ln>
                        </wps:spPr>
                        <wps:txbx>
                          <w:txbxContent>
                            <w:p w14:paraId="715DE48F" w14:textId="2F285F85" w:rsidR="008E0B9B" w:rsidRDefault="008E0B9B">
                              <w:r>
                                <w:rPr>
                                  <w:rFonts w:hint="eastAsia"/>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5" name="文本框 45"/>
                        <wps:cNvSpPr txBox="1"/>
                        <wps:spPr>
                          <a:xfrm>
                            <a:off x="0" y="1326673"/>
                            <a:ext cx="517525" cy="380365"/>
                          </a:xfrm>
                          <a:prstGeom prst="rect">
                            <a:avLst/>
                          </a:prstGeom>
                          <a:noFill/>
                          <a:ln w="6350">
                            <a:noFill/>
                          </a:ln>
                        </wps:spPr>
                        <wps:txbx>
                          <w:txbxContent>
                            <w:p w14:paraId="50E6854A" w14:textId="2E725750" w:rsidR="008E0B9B" w:rsidRDefault="008E0B9B" w:rsidP="00F20FB8">
                              <w:r>
                                <w:rPr>
                                  <w:rFonts w:hint="eastAsia"/>
                                </w:rPr>
                                <w:t>（</w:t>
                              </w:r>
                              <w:r>
                                <w:t>b</w:t>
                              </w:r>
                              <w:r>
                                <w:rPr>
                                  <w:rFonts w:hint="eastAsi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5C25F530" id="组合 46" o:spid="_x0000_s1067" style="position:absolute;left:0;text-align:left;margin-left:-33.4pt;margin-top:10.4pt;width:448.6pt;height:203.9pt;z-index:251723776" coordsize="56971,25896" o:gfxdata="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">
                <v:shape id="图片 42" o:spid="_x0000_s1068" type="#_x0000_t75" style="position:absolute;left:4228;top:687;width:52743;height:252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">
                  <v:imagedata r:id="rId23" o:title=""/>
                </v:shape>
                <v:shape id="文本框 43" o:spid="_x0000_s1069" type="#_x0000_t202" style="position:absolute;width:5175;height:38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" filled="f" stroked="f" strokeweight=".5pt">
                  <v:textbox>
                    <w:txbxContent>
                      <w:p w14:paraId="715DE48F" w14:textId="2F285F85" w:rsidR="008E0B9B" w:rsidRDefault="008E0B9B">
                        <w:r>
                          <w:rPr>
                            <w:rFonts w:hint="eastAsia"/>
                          </w:rPr>
                          <w:t>（a）</w:t>
                        </w:r>
                      </w:p>
                    </w:txbxContent>
                  </v:textbox>
                </v:shape>
                <v:shape id="文本框 45" o:spid="_x0000_s1070" type="#_x0000_t202" style="position:absolute;top:13266;width:5175;height:3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" filled="f" stroked="f" strokeweight=".5pt">
                  <v:textbox>
                    <w:txbxContent>
                      <w:p w14:paraId="50E6854A" w14:textId="2E725750" w:rsidR="008E0B9B" w:rsidRDefault="008E0B9B" w:rsidP="00F20FB8">
                        <w:r>
                          <w:rPr>
                            <w:rFonts w:hint="eastAsia"/>
                          </w:rPr>
                          <w:t>（</w:t>
                        </w:r>
                        <w:r>
                          <w:t>b</w:t>
                        </w:r>
                        <w:r>
                          <w:rPr>
                            <w:rFonts w:hint="eastAsia"/>
                          </w:rPr>
                          <w:t>）</w:t>
                        </w:r>
                      </w:p>
                    </w:txbxContent>
                  </v:textbox>
                </v:shape>
                <w10:wrap type="topAndBottom"/>
              </v:group>
            </w:pict>
          </mc:Fallback>
        </mc:AlternateContent>
      </w:r>
    </w:p>
    <w:p w14:paraId="2BAF42D8" w14:textId="54BDDA0B" w:rsidR="003E5245" w:rsidRDefault="00CF5164" w:rsidP="003E5245">
      <w:r>
        <w:fldChar w:fldCharType="begin"/>
      </w:r>
      <w:r>
        <w:instrText xml:space="preserve"> </w:instrText>
      </w:r>
      <w:r>
        <w:rPr>
          <w:rFonts w:hint="eastAsia"/>
        </w:rPr>
        <w:instrText>REF _Ref532983007 \h</w:instrText>
      </w:r>
      <w:r>
        <w:instrText xml:space="preserve"> </w:instrText>
      </w:r>
      <w:r>
        <w:fldChar w:fldCharType="separate"/>
      </w:r>
      <w:r w:rsidR="008F680B">
        <w:t xml:space="preserve">表格 </w:t>
      </w:r>
      <w:r w:rsidR="008F680B">
        <w:rPr>
          <w:noProof/>
        </w:rPr>
        <w:t>5</w:t>
      </w:r>
      <w:r>
        <w:fldChar w:fldCharType="end"/>
      </w:r>
      <w:r w:rsidR="003E5245">
        <w:rPr>
          <w:rFonts w:hint="eastAsia"/>
        </w:rPr>
        <w:t>所示为级联分类器估计AHI与人工标注</w:t>
      </w:r>
      <w:r>
        <w:rPr>
          <w:rFonts w:hint="eastAsia"/>
        </w:rPr>
        <w:t>AHI</w:t>
      </w:r>
      <w:r w:rsidR="003E5245">
        <w:rPr>
          <w:rFonts w:hint="eastAsia"/>
        </w:rPr>
        <w:t>的对比，因为级联分类器更倾向于犯假阳性错误，所以预测出的AHI指数通常高于人工标注的AHI指数。但是如</w:t>
      </w:r>
      <w:r>
        <w:fldChar w:fldCharType="begin"/>
      </w:r>
      <w:r>
        <w:instrText xml:space="preserve"> </w:instrText>
      </w:r>
      <w:r>
        <w:rPr>
          <w:rFonts w:hint="eastAsia"/>
        </w:rPr>
        <w:instrText>REF _Ref532982958 \h</w:instrText>
      </w:r>
      <w:r>
        <w:instrText xml:space="preserve"> </w:instrText>
      </w:r>
      <w:r>
        <w:fldChar w:fldCharType="separate"/>
      </w:r>
      <w:r w:rsidR="00B1171C">
        <w:t xml:space="preserve">表格 </w:t>
      </w:r>
      <w:r w:rsidR="00B1171C">
        <w:rPr>
          <w:noProof/>
        </w:rPr>
        <w:t>4</w:t>
      </w:r>
      <w:r>
        <w:fldChar w:fldCharType="end"/>
      </w:r>
      <w:r w:rsidR="003E5245">
        <w:rPr>
          <w:rFonts w:hint="eastAsia"/>
        </w:rPr>
        <w:t>所示，这些错误并不会影响最终对于SAHS严重程度的判断。级联分类器对于SAHS严重程度的诊断结果的平均KAPPA系数达到0</w:t>
      </w:r>
      <w:r w:rsidR="003E5245">
        <w:t>.83</w:t>
      </w:r>
      <w:r w:rsidR="003E5245">
        <w:rPr>
          <w:rFonts w:hint="eastAsia"/>
        </w:rPr>
        <w:t>，意味着该种方法可以</w:t>
      </w:r>
      <w:r w:rsidR="00954351">
        <w:rPr>
          <w:rFonts w:hint="eastAsia"/>
        </w:rPr>
        <w:t>作为</w:t>
      </w:r>
      <w:r w:rsidR="003E5245">
        <w:rPr>
          <w:rFonts w:hint="eastAsia"/>
        </w:rPr>
        <w:t>筛查SAHS严重程度</w:t>
      </w:r>
      <w:r w:rsidR="00954351">
        <w:rPr>
          <w:rFonts w:hint="eastAsia"/>
        </w:rPr>
        <w:t>的有力工具</w:t>
      </w:r>
      <w:r w:rsidR="003E5245">
        <w:rPr>
          <w:rFonts w:hint="eastAsia"/>
        </w:rPr>
        <w:t>。</w:t>
      </w:r>
    </w:p>
    <w:p w14:paraId="7DA428CA" w14:textId="44DADA34" w:rsidR="003E5245" w:rsidRDefault="003E5245" w:rsidP="003E5245">
      <w:pPr>
        <w:pStyle w:val="a3"/>
        <w:keepNext/>
        <w:jc w:val="center"/>
      </w:pPr>
      <w:bookmarkStart w:id="47" w:name="_Ref532983007"/>
      <w:r>
        <w:t>表格</w:t>
      </w:r>
      <w:r>
        <w:t xml:space="preserve"> </w:t>
      </w:r>
      <w:r>
        <w:fldChar w:fldCharType="begin"/>
      </w:r>
      <w:r>
        <w:instrText xml:space="preserve"> SEQ </w:instrText>
      </w:r>
      <w:r>
        <w:instrText>表格</w:instrText>
      </w:r>
      <w:r>
        <w:instrText xml:space="preserve"> \* ARABIC </w:instrText>
      </w:r>
      <w:r>
        <w:fldChar w:fldCharType="separate"/>
      </w:r>
      <w:r w:rsidR="003311A7">
        <w:rPr>
          <w:noProof/>
        </w:rPr>
        <w:t>5</w:t>
      </w:r>
      <w:r>
        <w:fldChar w:fldCharType="end"/>
      </w:r>
      <w:bookmarkEnd w:id="47"/>
      <w:r>
        <w:rPr>
          <w:rFonts w:hint="eastAsia"/>
        </w:rPr>
        <w:t>.</w:t>
      </w:r>
      <w:r>
        <w:t xml:space="preserve"> </w:t>
      </w:r>
      <w:r>
        <w:rPr>
          <w:rFonts w:hint="eastAsia"/>
        </w:rPr>
        <w:t>级联分类器模型估计的</w:t>
      </w:r>
      <w:r>
        <w:rPr>
          <w:rFonts w:hint="eastAsia"/>
        </w:rPr>
        <w:t>AHI</w:t>
      </w:r>
      <w:r>
        <w:rPr>
          <w:rFonts w:hint="eastAsia"/>
        </w:rPr>
        <w:t>与数据库人工标注</w:t>
      </w:r>
      <w:r>
        <w:rPr>
          <w:rFonts w:hint="eastAsia"/>
        </w:rPr>
        <w:t>AHI</w:t>
      </w:r>
      <w:r>
        <w:rPr>
          <w:rFonts w:hint="eastAsia"/>
        </w:rPr>
        <w:t>对比</w:t>
      </w:r>
    </w:p>
    <w:tbl>
      <w:tblPr>
        <w:tblW w:w="0" w:type="auto"/>
        <w:jc w:val="center"/>
        <w:tblBorders>
          <w:top w:val="single" w:sz="4" w:space="0" w:color="auto"/>
          <w:bottom w:val="single" w:sz="4" w:space="0" w:color="auto"/>
          <w:insideH w:val="single" w:sz="4" w:space="0" w:color="auto"/>
        </w:tblBorders>
        <w:tblLook w:val="04A0" w:firstRow="1" w:lastRow="0" w:firstColumn="1" w:lastColumn="0" w:noHBand="0" w:noVBand="1"/>
      </w:tblPr>
      <w:tblGrid>
        <w:gridCol w:w="1719"/>
        <w:gridCol w:w="1271"/>
        <w:gridCol w:w="1271"/>
        <w:gridCol w:w="1155"/>
        <w:gridCol w:w="1155"/>
      </w:tblGrid>
      <w:tr w:rsidR="003E5245" w:rsidRPr="00CF253E" w14:paraId="417ABC39" w14:textId="77777777" w:rsidTr="00DF2EE1">
        <w:trPr>
          <w:trHeight w:val="285"/>
          <w:jc w:val="center"/>
        </w:trPr>
        <w:tc>
          <w:tcPr>
            <w:tcW w:w="0" w:type="auto"/>
            <w:vMerge w:val="restart"/>
            <w:shd w:val="clear" w:color="auto" w:fill="auto"/>
            <w:noWrap/>
            <w:vAlign w:val="center"/>
            <w:hideMark/>
          </w:tcPr>
          <w:p w14:paraId="1DBDC2CC" w14:textId="7DE62978" w:rsidR="003E5245" w:rsidRPr="00CF253E" w:rsidRDefault="003E5245" w:rsidP="00DF2EE1">
            <w:pPr>
              <w:widowControl/>
              <w:jc w:val="center"/>
              <w:rPr>
                <w:rFonts w:eastAsiaTheme="minorHAnsi" w:cs="宋体"/>
                <w:color w:val="000000"/>
                <w:kern w:val="0"/>
                <w:sz w:val="22"/>
              </w:rPr>
            </w:pPr>
            <w:r w:rsidRPr="00CF253E">
              <w:rPr>
                <w:rFonts w:eastAsiaTheme="minorHAnsi" w:cs="宋体" w:hint="eastAsia"/>
                <w:color w:val="000000"/>
                <w:kern w:val="0"/>
                <w:sz w:val="22"/>
              </w:rPr>
              <w:t>Group</w:t>
            </w:r>
          </w:p>
        </w:tc>
        <w:tc>
          <w:tcPr>
            <w:tcW w:w="0" w:type="auto"/>
            <w:gridSpan w:val="2"/>
            <w:shd w:val="clear" w:color="auto" w:fill="auto"/>
            <w:noWrap/>
            <w:vAlign w:val="bottom"/>
            <w:hideMark/>
          </w:tcPr>
          <w:p w14:paraId="13E6D7DD" w14:textId="77777777" w:rsidR="003E5245" w:rsidRPr="00CF253E" w:rsidRDefault="003E5245" w:rsidP="00DF2EE1">
            <w:pPr>
              <w:widowControl/>
              <w:jc w:val="center"/>
              <w:rPr>
                <w:rFonts w:eastAsiaTheme="minorHAnsi" w:cs="宋体"/>
                <w:color w:val="000000"/>
                <w:kern w:val="0"/>
                <w:sz w:val="22"/>
              </w:rPr>
            </w:pPr>
            <w:r w:rsidRPr="00CF253E">
              <w:rPr>
                <w:rFonts w:eastAsiaTheme="minorHAnsi" w:cs="宋体" w:hint="eastAsia"/>
                <w:color w:val="000000"/>
                <w:kern w:val="0"/>
                <w:sz w:val="22"/>
              </w:rPr>
              <w:t>No. of AH events</w:t>
            </w:r>
          </w:p>
        </w:tc>
        <w:tc>
          <w:tcPr>
            <w:tcW w:w="0" w:type="auto"/>
            <w:gridSpan w:val="2"/>
            <w:shd w:val="clear" w:color="auto" w:fill="auto"/>
            <w:noWrap/>
            <w:vAlign w:val="bottom"/>
            <w:hideMark/>
          </w:tcPr>
          <w:p w14:paraId="19F40544" w14:textId="77777777" w:rsidR="003E5245" w:rsidRPr="00CF253E" w:rsidRDefault="003E5245" w:rsidP="00DF2EE1">
            <w:pPr>
              <w:widowControl/>
              <w:jc w:val="center"/>
              <w:rPr>
                <w:rFonts w:eastAsiaTheme="minorHAnsi" w:cs="宋体"/>
                <w:color w:val="000000"/>
                <w:kern w:val="0"/>
                <w:sz w:val="22"/>
              </w:rPr>
            </w:pPr>
            <w:r w:rsidRPr="00CF253E">
              <w:rPr>
                <w:rFonts w:eastAsiaTheme="minorHAnsi" w:cs="宋体" w:hint="eastAsia"/>
                <w:color w:val="000000"/>
                <w:kern w:val="0"/>
                <w:sz w:val="22"/>
              </w:rPr>
              <w:t>AHI(events/h)</w:t>
            </w:r>
          </w:p>
        </w:tc>
      </w:tr>
      <w:tr w:rsidR="003E5245" w:rsidRPr="00CF253E" w14:paraId="3E88A842" w14:textId="77777777" w:rsidTr="00DF2EE1">
        <w:trPr>
          <w:trHeight w:val="285"/>
          <w:jc w:val="center"/>
        </w:trPr>
        <w:tc>
          <w:tcPr>
            <w:tcW w:w="0" w:type="auto"/>
            <w:vMerge/>
            <w:vAlign w:val="center"/>
            <w:hideMark/>
          </w:tcPr>
          <w:p w14:paraId="1C93AB3B" w14:textId="77777777" w:rsidR="003E5245" w:rsidRPr="00CF253E" w:rsidRDefault="003E5245" w:rsidP="00DF2EE1">
            <w:pPr>
              <w:widowControl/>
              <w:jc w:val="left"/>
              <w:rPr>
                <w:rFonts w:eastAsiaTheme="minorHAnsi" w:cs="宋体"/>
                <w:color w:val="000000"/>
                <w:kern w:val="0"/>
                <w:sz w:val="22"/>
              </w:rPr>
            </w:pPr>
          </w:p>
        </w:tc>
        <w:tc>
          <w:tcPr>
            <w:tcW w:w="0" w:type="auto"/>
            <w:shd w:val="clear" w:color="auto" w:fill="auto"/>
            <w:noWrap/>
            <w:vAlign w:val="bottom"/>
            <w:hideMark/>
          </w:tcPr>
          <w:p w14:paraId="681CA5B6" w14:textId="77777777" w:rsidR="003E5245" w:rsidRPr="00CF253E" w:rsidRDefault="003E5245" w:rsidP="00DF2EE1">
            <w:pPr>
              <w:widowControl/>
              <w:jc w:val="left"/>
              <w:rPr>
                <w:rFonts w:eastAsiaTheme="minorHAnsi" w:cs="宋体"/>
                <w:color w:val="000000"/>
                <w:kern w:val="0"/>
                <w:sz w:val="22"/>
              </w:rPr>
            </w:pPr>
            <w:r w:rsidRPr="00CF253E">
              <w:rPr>
                <w:rFonts w:eastAsiaTheme="minorHAnsi" w:cs="宋体" w:hint="eastAsia"/>
                <w:color w:val="000000"/>
                <w:kern w:val="0"/>
                <w:sz w:val="22"/>
              </w:rPr>
              <w:t xml:space="preserve">Reference </w:t>
            </w:r>
          </w:p>
        </w:tc>
        <w:tc>
          <w:tcPr>
            <w:tcW w:w="0" w:type="auto"/>
            <w:shd w:val="clear" w:color="auto" w:fill="auto"/>
            <w:noWrap/>
            <w:vAlign w:val="bottom"/>
            <w:hideMark/>
          </w:tcPr>
          <w:p w14:paraId="2E0E288F" w14:textId="77777777" w:rsidR="003E5245" w:rsidRPr="00CF253E" w:rsidRDefault="003E5245" w:rsidP="00DF2EE1">
            <w:pPr>
              <w:widowControl/>
              <w:jc w:val="left"/>
              <w:rPr>
                <w:rFonts w:eastAsiaTheme="minorHAnsi" w:cs="宋体"/>
                <w:color w:val="000000"/>
                <w:kern w:val="0"/>
                <w:sz w:val="22"/>
              </w:rPr>
            </w:pPr>
            <w:r w:rsidRPr="00CF253E">
              <w:rPr>
                <w:rFonts w:eastAsiaTheme="minorHAnsi" w:cs="宋体" w:hint="eastAsia"/>
                <w:color w:val="000000"/>
                <w:kern w:val="0"/>
                <w:sz w:val="22"/>
              </w:rPr>
              <w:t>Estimated</w:t>
            </w:r>
          </w:p>
        </w:tc>
        <w:tc>
          <w:tcPr>
            <w:tcW w:w="0" w:type="auto"/>
            <w:shd w:val="clear" w:color="auto" w:fill="auto"/>
            <w:noWrap/>
            <w:vAlign w:val="bottom"/>
            <w:hideMark/>
          </w:tcPr>
          <w:p w14:paraId="7036CFEF" w14:textId="77777777" w:rsidR="003E5245" w:rsidRPr="00CF253E" w:rsidRDefault="003E5245" w:rsidP="00DF2EE1">
            <w:pPr>
              <w:widowControl/>
              <w:jc w:val="left"/>
              <w:rPr>
                <w:rFonts w:eastAsiaTheme="minorHAnsi" w:cs="宋体"/>
                <w:color w:val="000000"/>
                <w:kern w:val="0"/>
                <w:sz w:val="22"/>
              </w:rPr>
            </w:pPr>
            <w:r w:rsidRPr="00CF253E">
              <w:rPr>
                <w:rFonts w:eastAsiaTheme="minorHAnsi" w:cs="宋体" w:hint="eastAsia"/>
                <w:color w:val="000000"/>
                <w:kern w:val="0"/>
                <w:sz w:val="22"/>
              </w:rPr>
              <w:t>Reference</w:t>
            </w:r>
          </w:p>
        </w:tc>
        <w:tc>
          <w:tcPr>
            <w:tcW w:w="0" w:type="auto"/>
            <w:shd w:val="clear" w:color="auto" w:fill="auto"/>
            <w:noWrap/>
            <w:vAlign w:val="bottom"/>
            <w:hideMark/>
          </w:tcPr>
          <w:p w14:paraId="01D409CD" w14:textId="77777777" w:rsidR="003E5245" w:rsidRPr="00CF253E" w:rsidRDefault="003E5245" w:rsidP="00DF2EE1">
            <w:pPr>
              <w:widowControl/>
              <w:jc w:val="left"/>
              <w:rPr>
                <w:rFonts w:eastAsiaTheme="minorHAnsi" w:cs="宋体"/>
                <w:color w:val="000000"/>
                <w:kern w:val="0"/>
                <w:sz w:val="22"/>
              </w:rPr>
            </w:pPr>
            <w:r w:rsidRPr="00CF253E">
              <w:rPr>
                <w:rFonts w:eastAsiaTheme="minorHAnsi" w:cs="宋体" w:hint="eastAsia"/>
                <w:color w:val="000000"/>
                <w:kern w:val="0"/>
                <w:sz w:val="22"/>
              </w:rPr>
              <w:t>Estimated</w:t>
            </w:r>
          </w:p>
        </w:tc>
      </w:tr>
      <w:tr w:rsidR="003E5245" w:rsidRPr="00CF253E" w14:paraId="16ABF458" w14:textId="77777777" w:rsidTr="00DF2EE1">
        <w:trPr>
          <w:trHeight w:val="285"/>
          <w:jc w:val="center"/>
        </w:trPr>
        <w:tc>
          <w:tcPr>
            <w:tcW w:w="0" w:type="auto"/>
            <w:shd w:val="clear" w:color="auto" w:fill="auto"/>
            <w:noWrap/>
            <w:vAlign w:val="bottom"/>
            <w:hideMark/>
          </w:tcPr>
          <w:p w14:paraId="1BABBAF5" w14:textId="77777777" w:rsidR="003E5245" w:rsidRPr="00CF253E" w:rsidRDefault="003E5245" w:rsidP="00DF2EE1">
            <w:pPr>
              <w:widowControl/>
              <w:jc w:val="left"/>
              <w:rPr>
                <w:rFonts w:eastAsiaTheme="minorHAnsi" w:cs="宋体"/>
                <w:color w:val="000000"/>
                <w:kern w:val="0"/>
                <w:sz w:val="22"/>
              </w:rPr>
            </w:pPr>
            <w:r w:rsidRPr="00CF253E">
              <w:rPr>
                <w:rFonts w:eastAsiaTheme="minorHAnsi" w:cs="宋体" w:hint="eastAsia"/>
                <w:color w:val="000000"/>
                <w:kern w:val="0"/>
                <w:sz w:val="22"/>
              </w:rPr>
              <w:t>Non-SAHS</w:t>
            </w:r>
          </w:p>
        </w:tc>
        <w:tc>
          <w:tcPr>
            <w:tcW w:w="0" w:type="auto"/>
            <w:shd w:val="clear" w:color="auto" w:fill="auto"/>
            <w:noWrap/>
            <w:vAlign w:val="bottom"/>
            <w:hideMark/>
          </w:tcPr>
          <w:p w14:paraId="262FFE5B" w14:textId="26645FDA" w:rsidR="003E5245" w:rsidRPr="00CF253E" w:rsidRDefault="006B78D8" w:rsidP="00DF2EE1">
            <w:pPr>
              <w:widowControl/>
              <w:jc w:val="left"/>
              <w:rPr>
                <w:rFonts w:eastAsiaTheme="minorHAnsi" w:cs="宋体"/>
                <w:color w:val="000000"/>
                <w:kern w:val="0"/>
                <w:sz w:val="22"/>
              </w:rPr>
            </w:pPr>
            <w:r w:rsidRPr="00CF253E">
              <w:rPr>
                <w:rFonts w:eastAsiaTheme="minorHAnsi" w:cs="宋体" w:hint="eastAsia"/>
                <w:color w:val="000000"/>
                <w:kern w:val="0"/>
                <w:sz w:val="22"/>
              </w:rPr>
              <w:t>2</w:t>
            </w:r>
            <w:r w:rsidRPr="00CF253E">
              <w:rPr>
                <w:rFonts w:eastAsiaTheme="minorHAnsi" w:cs="宋体"/>
                <w:color w:val="000000"/>
                <w:kern w:val="0"/>
                <w:sz w:val="22"/>
              </w:rPr>
              <w:t>1.0</w:t>
            </w:r>
            <w:r w:rsidRPr="00CF253E">
              <w:rPr>
                <w:rFonts w:eastAsiaTheme="minorHAnsi" w:cs="宋体" w:hint="eastAsia"/>
                <w:color w:val="000000"/>
                <w:kern w:val="0"/>
                <w:sz w:val="22"/>
              </w:rPr>
              <w:t>±</w:t>
            </w:r>
            <w:r w:rsidRPr="00CF253E">
              <w:rPr>
                <w:rFonts w:eastAsiaTheme="minorHAnsi" w:cs="宋体"/>
                <w:color w:val="000000"/>
                <w:kern w:val="0"/>
                <w:sz w:val="22"/>
              </w:rPr>
              <w:t>7.1</w:t>
            </w:r>
          </w:p>
        </w:tc>
        <w:tc>
          <w:tcPr>
            <w:tcW w:w="0" w:type="auto"/>
            <w:shd w:val="clear" w:color="auto" w:fill="auto"/>
            <w:noWrap/>
            <w:vAlign w:val="bottom"/>
            <w:hideMark/>
          </w:tcPr>
          <w:p w14:paraId="1A3DA920" w14:textId="6D8ADCD2" w:rsidR="003E5245" w:rsidRPr="00CF253E" w:rsidRDefault="00CF253E" w:rsidP="00DF2EE1">
            <w:pPr>
              <w:widowControl/>
              <w:jc w:val="left"/>
              <w:rPr>
                <w:rFonts w:eastAsiaTheme="minorHAnsi" w:cs="Times New Roman"/>
                <w:kern w:val="0"/>
                <w:sz w:val="22"/>
              </w:rPr>
            </w:pPr>
            <w:r w:rsidRPr="00CF253E">
              <w:rPr>
                <w:rFonts w:eastAsiaTheme="minorHAnsi" w:cs="Times New Roman" w:hint="eastAsia"/>
                <w:kern w:val="0"/>
                <w:sz w:val="22"/>
              </w:rPr>
              <w:t>1</w:t>
            </w:r>
            <w:r w:rsidRPr="00CF253E">
              <w:rPr>
                <w:rFonts w:eastAsiaTheme="minorHAnsi" w:cs="Times New Roman"/>
                <w:kern w:val="0"/>
                <w:sz w:val="22"/>
              </w:rPr>
              <w:t>3.5</w:t>
            </w:r>
            <w:r w:rsidRPr="00CF253E">
              <w:rPr>
                <w:rFonts w:eastAsiaTheme="minorHAnsi" w:cs="Times New Roman" w:hint="eastAsia"/>
                <w:kern w:val="0"/>
                <w:sz w:val="22"/>
              </w:rPr>
              <w:t>±1</w:t>
            </w:r>
            <w:r w:rsidRPr="00CF253E">
              <w:rPr>
                <w:rFonts w:eastAsiaTheme="minorHAnsi" w:cs="Times New Roman"/>
                <w:kern w:val="0"/>
                <w:sz w:val="22"/>
              </w:rPr>
              <w:t>6.3</w:t>
            </w:r>
          </w:p>
        </w:tc>
        <w:tc>
          <w:tcPr>
            <w:tcW w:w="0" w:type="auto"/>
            <w:shd w:val="clear" w:color="auto" w:fill="auto"/>
            <w:noWrap/>
            <w:vAlign w:val="bottom"/>
            <w:hideMark/>
          </w:tcPr>
          <w:p w14:paraId="4A8DEFB7" w14:textId="5F0DE7E1" w:rsidR="003E5245" w:rsidRPr="00CF253E" w:rsidRDefault="00CF253E" w:rsidP="00DF2EE1">
            <w:pPr>
              <w:widowControl/>
              <w:jc w:val="left"/>
              <w:rPr>
                <w:rFonts w:eastAsiaTheme="minorHAnsi" w:cs="Times New Roman"/>
                <w:kern w:val="0"/>
                <w:sz w:val="22"/>
              </w:rPr>
            </w:pPr>
            <w:r w:rsidRPr="00CF253E">
              <w:rPr>
                <w:rFonts w:eastAsiaTheme="minorHAnsi" w:cs="Times New Roman" w:hint="eastAsia"/>
                <w:kern w:val="0"/>
                <w:sz w:val="22"/>
              </w:rPr>
              <w:t>4</w:t>
            </w:r>
            <w:r w:rsidRPr="00CF253E">
              <w:rPr>
                <w:rFonts w:eastAsiaTheme="minorHAnsi" w:cs="Times New Roman"/>
                <w:kern w:val="0"/>
                <w:sz w:val="22"/>
              </w:rPr>
              <w:t>.1</w:t>
            </w:r>
            <w:r w:rsidRPr="00CF253E">
              <w:rPr>
                <w:rFonts w:eastAsiaTheme="minorHAnsi" w:cs="Times New Roman" w:hint="eastAsia"/>
                <w:kern w:val="0"/>
                <w:sz w:val="22"/>
              </w:rPr>
              <w:t>±1</w:t>
            </w:r>
            <w:r w:rsidRPr="00CF253E">
              <w:rPr>
                <w:rFonts w:eastAsiaTheme="minorHAnsi" w:cs="Times New Roman"/>
                <w:kern w:val="0"/>
                <w:sz w:val="22"/>
              </w:rPr>
              <w:t>.3</w:t>
            </w:r>
          </w:p>
        </w:tc>
        <w:tc>
          <w:tcPr>
            <w:tcW w:w="0" w:type="auto"/>
            <w:shd w:val="clear" w:color="auto" w:fill="auto"/>
            <w:noWrap/>
            <w:vAlign w:val="bottom"/>
            <w:hideMark/>
          </w:tcPr>
          <w:p w14:paraId="42321712" w14:textId="120634C9" w:rsidR="003E5245" w:rsidRPr="00CF253E" w:rsidRDefault="00CF253E" w:rsidP="00DF2EE1">
            <w:pPr>
              <w:widowControl/>
              <w:jc w:val="left"/>
              <w:rPr>
                <w:rFonts w:eastAsiaTheme="minorHAnsi" w:cs="Times New Roman"/>
                <w:kern w:val="0"/>
                <w:sz w:val="22"/>
              </w:rPr>
            </w:pPr>
            <w:r w:rsidRPr="00CF253E">
              <w:rPr>
                <w:rFonts w:eastAsiaTheme="minorHAnsi" w:cs="Times New Roman" w:hint="eastAsia"/>
                <w:kern w:val="0"/>
                <w:sz w:val="22"/>
              </w:rPr>
              <w:t>2</w:t>
            </w:r>
            <w:r w:rsidRPr="00CF253E">
              <w:rPr>
                <w:rFonts w:eastAsiaTheme="minorHAnsi" w:cs="Times New Roman"/>
                <w:kern w:val="0"/>
                <w:sz w:val="22"/>
              </w:rPr>
              <w:t>.6</w:t>
            </w:r>
            <w:r w:rsidRPr="00CF253E">
              <w:rPr>
                <w:rFonts w:eastAsiaTheme="minorHAnsi" w:cs="Times New Roman" w:hint="eastAsia"/>
                <w:kern w:val="0"/>
                <w:sz w:val="22"/>
              </w:rPr>
              <w:t>±3</w:t>
            </w:r>
            <w:r w:rsidRPr="00CF253E">
              <w:rPr>
                <w:rFonts w:eastAsiaTheme="minorHAnsi" w:cs="Times New Roman"/>
                <w:kern w:val="0"/>
                <w:sz w:val="22"/>
              </w:rPr>
              <w:t>.2</w:t>
            </w:r>
          </w:p>
        </w:tc>
      </w:tr>
      <w:tr w:rsidR="003E5245" w:rsidRPr="00CF253E" w14:paraId="3D064B84" w14:textId="77777777" w:rsidTr="00DF2EE1">
        <w:trPr>
          <w:trHeight w:val="285"/>
          <w:jc w:val="center"/>
        </w:trPr>
        <w:tc>
          <w:tcPr>
            <w:tcW w:w="0" w:type="auto"/>
            <w:shd w:val="clear" w:color="auto" w:fill="auto"/>
            <w:noWrap/>
            <w:vAlign w:val="bottom"/>
            <w:hideMark/>
          </w:tcPr>
          <w:p w14:paraId="5DC98F89" w14:textId="77777777" w:rsidR="003E5245" w:rsidRPr="00CF253E" w:rsidRDefault="003E5245" w:rsidP="00DF2EE1">
            <w:pPr>
              <w:widowControl/>
              <w:jc w:val="left"/>
              <w:rPr>
                <w:rFonts w:eastAsiaTheme="minorHAnsi" w:cs="宋体"/>
                <w:color w:val="000000"/>
                <w:kern w:val="0"/>
                <w:sz w:val="22"/>
              </w:rPr>
            </w:pPr>
            <w:r w:rsidRPr="00CF253E">
              <w:rPr>
                <w:rFonts w:eastAsiaTheme="minorHAnsi" w:cs="宋体" w:hint="eastAsia"/>
                <w:color w:val="000000"/>
                <w:kern w:val="0"/>
                <w:sz w:val="22"/>
              </w:rPr>
              <w:t>Mild SAHS</w:t>
            </w:r>
          </w:p>
        </w:tc>
        <w:tc>
          <w:tcPr>
            <w:tcW w:w="0" w:type="auto"/>
            <w:shd w:val="clear" w:color="auto" w:fill="auto"/>
            <w:noWrap/>
            <w:vAlign w:val="bottom"/>
            <w:hideMark/>
          </w:tcPr>
          <w:p w14:paraId="1894641F" w14:textId="77777777" w:rsidR="003E5245" w:rsidRPr="00CF253E" w:rsidRDefault="003E5245" w:rsidP="00DF2EE1">
            <w:pPr>
              <w:widowControl/>
              <w:jc w:val="left"/>
              <w:rPr>
                <w:rFonts w:eastAsiaTheme="minorHAnsi" w:cs="宋体"/>
                <w:color w:val="000000"/>
                <w:kern w:val="0"/>
                <w:sz w:val="22"/>
              </w:rPr>
            </w:pPr>
            <w:r w:rsidRPr="00CF253E">
              <w:rPr>
                <w:rFonts w:eastAsiaTheme="minorHAnsi" w:cs="宋体" w:hint="eastAsia"/>
                <w:color w:val="000000"/>
                <w:kern w:val="0"/>
                <w:sz w:val="22"/>
              </w:rPr>
              <w:t>73.5±17.1</w:t>
            </w:r>
          </w:p>
        </w:tc>
        <w:tc>
          <w:tcPr>
            <w:tcW w:w="0" w:type="auto"/>
            <w:shd w:val="clear" w:color="auto" w:fill="auto"/>
            <w:noWrap/>
            <w:vAlign w:val="bottom"/>
            <w:hideMark/>
          </w:tcPr>
          <w:p w14:paraId="0FD1BB94" w14:textId="77777777" w:rsidR="003E5245" w:rsidRPr="00CF253E" w:rsidRDefault="003E5245" w:rsidP="00DF2EE1">
            <w:pPr>
              <w:widowControl/>
              <w:jc w:val="left"/>
              <w:rPr>
                <w:rFonts w:eastAsiaTheme="minorHAnsi" w:cs="宋体"/>
                <w:color w:val="000000"/>
                <w:kern w:val="0"/>
                <w:sz w:val="22"/>
              </w:rPr>
            </w:pPr>
            <w:r w:rsidRPr="00CF253E">
              <w:rPr>
                <w:rFonts w:eastAsiaTheme="minorHAnsi" w:cs="宋体" w:hint="eastAsia"/>
                <w:color w:val="000000"/>
                <w:kern w:val="0"/>
                <w:sz w:val="22"/>
              </w:rPr>
              <w:t>89.5±27.5</w:t>
            </w:r>
          </w:p>
        </w:tc>
        <w:tc>
          <w:tcPr>
            <w:tcW w:w="0" w:type="auto"/>
            <w:shd w:val="clear" w:color="auto" w:fill="auto"/>
            <w:noWrap/>
            <w:vAlign w:val="bottom"/>
            <w:hideMark/>
          </w:tcPr>
          <w:p w14:paraId="7C15C6B9" w14:textId="77777777" w:rsidR="003E5245" w:rsidRPr="00CF253E" w:rsidRDefault="003E5245" w:rsidP="00DF2EE1">
            <w:pPr>
              <w:widowControl/>
              <w:jc w:val="left"/>
              <w:rPr>
                <w:rFonts w:eastAsiaTheme="minorHAnsi" w:cs="宋体"/>
                <w:color w:val="000000"/>
                <w:kern w:val="0"/>
                <w:sz w:val="22"/>
              </w:rPr>
            </w:pPr>
            <w:r w:rsidRPr="00CF253E">
              <w:rPr>
                <w:rFonts w:eastAsiaTheme="minorHAnsi" w:cs="宋体" w:hint="eastAsia"/>
                <w:color w:val="000000"/>
                <w:kern w:val="0"/>
                <w:sz w:val="22"/>
              </w:rPr>
              <w:t>12.4±1.8</w:t>
            </w:r>
          </w:p>
        </w:tc>
        <w:tc>
          <w:tcPr>
            <w:tcW w:w="0" w:type="auto"/>
            <w:shd w:val="clear" w:color="auto" w:fill="auto"/>
            <w:noWrap/>
            <w:vAlign w:val="bottom"/>
            <w:hideMark/>
          </w:tcPr>
          <w:p w14:paraId="6A759C9E" w14:textId="77777777" w:rsidR="003E5245" w:rsidRPr="00CF253E" w:rsidRDefault="003E5245" w:rsidP="00DF2EE1">
            <w:pPr>
              <w:widowControl/>
              <w:jc w:val="left"/>
              <w:rPr>
                <w:rFonts w:eastAsiaTheme="minorHAnsi" w:cs="宋体"/>
                <w:color w:val="000000"/>
                <w:kern w:val="0"/>
                <w:sz w:val="22"/>
              </w:rPr>
            </w:pPr>
            <w:r w:rsidRPr="00CF253E">
              <w:rPr>
                <w:rFonts w:eastAsiaTheme="minorHAnsi" w:cs="宋体" w:hint="eastAsia"/>
                <w:color w:val="000000"/>
                <w:kern w:val="0"/>
                <w:sz w:val="22"/>
              </w:rPr>
              <w:t>14.9±2.7</w:t>
            </w:r>
          </w:p>
        </w:tc>
      </w:tr>
      <w:tr w:rsidR="003E5245" w:rsidRPr="00CF253E" w14:paraId="2C03CB40" w14:textId="77777777" w:rsidTr="00DF2EE1">
        <w:trPr>
          <w:trHeight w:val="285"/>
          <w:jc w:val="center"/>
        </w:trPr>
        <w:tc>
          <w:tcPr>
            <w:tcW w:w="0" w:type="auto"/>
            <w:shd w:val="clear" w:color="auto" w:fill="auto"/>
            <w:noWrap/>
            <w:vAlign w:val="bottom"/>
            <w:hideMark/>
          </w:tcPr>
          <w:p w14:paraId="358BD2EE" w14:textId="77777777" w:rsidR="003E5245" w:rsidRPr="00CF253E" w:rsidRDefault="003E5245" w:rsidP="00DF2EE1">
            <w:pPr>
              <w:widowControl/>
              <w:jc w:val="left"/>
              <w:rPr>
                <w:rFonts w:eastAsiaTheme="minorHAnsi" w:cs="宋体"/>
                <w:color w:val="000000"/>
                <w:kern w:val="0"/>
                <w:sz w:val="22"/>
              </w:rPr>
            </w:pPr>
            <w:r w:rsidRPr="00CF253E">
              <w:rPr>
                <w:rFonts w:eastAsiaTheme="minorHAnsi" w:cs="宋体" w:hint="eastAsia"/>
                <w:color w:val="000000"/>
                <w:kern w:val="0"/>
                <w:sz w:val="22"/>
              </w:rPr>
              <w:t>Moderate SAHS</w:t>
            </w:r>
          </w:p>
        </w:tc>
        <w:tc>
          <w:tcPr>
            <w:tcW w:w="0" w:type="auto"/>
            <w:shd w:val="clear" w:color="auto" w:fill="auto"/>
            <w:noWrap/>
            <w:vAlign w:val="bottom"/>
            <w:hideMark/>
          </w:tcPr>
          <w:p w14:paraId="5027D558" w14:textId="77777777" w:rsidR="003E5245" w:rsidRPr="00CF253E" w:rsidRDefault="003E5245" w:rsidP="00DF2EE1">
            <w:pPr>
              <w:widowControl/>
              <w:jc w:val="left"/>
              <w:rPr>
                <w:rFonts w:eastAsiaTheme="minorHAnsi" w:cs="宋体"/>
                <w:color w:val="000000"/>
                <w:kern w:val="0"/>
                <w:sz w:val="22"/>
              </w:rPr>
            </w:pPr>
            <w:r w:rsidRPr="00CF253E">
              <w:rPr>
                <w:rFonts w:eastAsiaTheme="minorHAnsi" w:cs="宋体" w:hint="eastAsia"/>
                <w:color w:val="000000"/>
                <w:kern w:val="0"/>
                <w:sz w:val="22"/>
              </w:rPr>
              <w:t>133.2±23.3</w:t>
            </w:r>
          </w:p>
        </w:tc>
        <w:tc>
          <w:tcPr>
            <w:tcW w:w="0" w:type="auto"/>
            <w:shd w:val="clear" w:color="auto" w:fill="auto"/>
            <w:noWrap/>
            <w:vAlign w:val="bottom"/>
            <w:hideMark/>
          </w:tcPr>
          <w:p w14:paraId="2330657D" w14:textId="77777777" w:rsidR="003E5245" w:rsidRPr="00CF253E" w:rsidRDefault="003E5245" w:rsidP="00DF2EE1">
            <w:pPr>
              <w:widowControl/>
              <w:jc w:val="left"/>
              <w:rPr>
                <w:rFonts w:eastAsiaTheme="minorHAnsi" w:cs="宋体"/>
                <w:color w:val="000000"/>
                <w:kern w:val="0"/>
                <w:sz w:val="22"/>
              </w:rPr>
            </w:pPr>
            <w:r w:rsidRPr="00CF253E">
              <w:rPr>
                <w:rFonts w:eastAsiaTheme="minorHAnsi" w:cs="宋体" w:hint="eastAsia"/>
                <w:color w:val="000000"/>
                <w:kern w:val="0"/>
                <w:sz w:val="22"/>
              </w:rPr>
              <w:t>160.0±38.3</w:t>
            </w:r>
          </w:p>
        </w:tc>
        <w:tc>
          <w:tcPr>
            <w:tcW w:w="0" w:type="auto"/>
            <w:shd w:val="clear" w:color="auto" w:fill="auto"/>
            <w:noWrap/>
            <w:vAlign w:val="bottom"/>
            <w:hideMark/>
          </w:tcPr>
          <w:p w14:paraId="12B2420E" w14:textId="77777777" w:rsidR="003E5245" w:rsidRPr="00CF253E" w:rsidRDefault="003E5245" w:rsidP="00DF2EE1">
            <w:pPr>
              <w:widowControl/>
              <w:jc w:val="left"/>
              <w:rPr>
                <w:rFonts w:eastAsiaTheme="minorHAnsi" w:cs="宋体"/>
                <w:color w:val="000000"/>
                <w:kern w:val="0"/>
                <w:sz w:val="22"/>
              </w:rPr>
            </w:pPr>
            <w:r w:rsidRPr="00CF253E">
              <w:rPr>
                <w:rFonts w:eastAsiaTheme="minorHAnsi" w:cs="宋体" w:hint="eastAsia"/>
                <w:color w:val="000000"/>
                <w:kern w:val="0"/>
                <w:sz w:val="22"/>
              </w:rPr>
              <w:t>23.0±3.6</w:t>
            </w:r>
          </w:p>
        </w:tc>
        <w:tc>
          <w:tcPr>
            <w:tcW w:w="0" w:type="auto"/>
            <w:shd w:val="clear" w:color="auto" w:fill="auto"/>
            <w:noWrap/>
            <w:vAlign w:val="bottom"/>
            <w:hideMark/>
          </w:tcPr>
          <w:p w14:paraId="5B9CDE2A" w14:textId="77777777" w:rsidR="003E5245" w:rsidRPr="00CF253E" w:rsidRDefault="003E5245" w:rsidP="00DF2EE1">
            <w:pPr>
              <w:widowControl/>
              <w:jc w:val="left"/>
              <w:rPr>
                <w:rFonts w:eastAsiaTheme="minorHAnsi" w:cs="宋体"/>
                <w:color w:val="000000"/>
                <w:kern w:val="0"/>
                <w:sz w:val="22"/>
              </w:rPr>
            </w:pPr>
            <w:r w:rsidRPr="00CF253E">
              <w:rPr>
                <w:rFonts w:eastAsiaTheme="minorHAnsi" w:cs="宋体" w:hint="eastAsia"/>
                <w:color w:val="000000"/>
                <w:kern w:val="0"/>
                <w:sz w:val="22"/>
              </w:rPr>
              <w:t>27.6±6.6</w:t>
            </w:r>
          </w:p>
        </w:tc>
      </w:tr>
      <w:tr w:rsidR="003E5245" w:rsidRPr="00CF253E" w14:paraId="735CADFE" w14:textId="77777777" w:rsidTr="00DF2EE1">
        <w:trPr>
          <w:trHeight w:val="285"/>
          <w:jc w:val="center"/>
        </w:trPr>
        <w:tc>
          <w:tcPr>
            <w:tcW w:w="0" w:type="auto"/>
            <w:shd w:val="clear" w:color="auto" w:fill="auto"/>
            <w:noWrap/>
            <w:vAlign w:val="bottom"/>
            <w:hideMark/>
          </w:tcPr>
          <w:p w14:paraId="28990F7F" w14:textId="6A0D33EA" w:rsidR="003E5245" w:rsidRPr="00CF253E" w:rsidRDefault="003E5245" w:rsidP="00DF2EE1">
            <w:pPr>
              <w:widowControl/>
              <w:jc w:val="left"/>
              <w:rPr>
                <w:rFonts w:eastAsiaTheme="minorHAnsi" w:cs="宋体"/>
                <w:color w:val="000000"/>
                <w:kern w:val="0"/>
                <w:sz w:val="22"/>
              </w:rPr>
            </w:pPr>
            <w:r w:rsidRPr="00CF253E">
              <w:rPr>
                <w:rFonts w:eastAsiaTheme="minorHAnsi" w:cs="宋体" w:hint="eastAsia"/>
                <w:color w:val="000000"/>
                <w:kern w:val="0"/>
                <w:sz w:val="22"/>
              </w:rPr>
              <w:t>Severe SAHS</w:t>
            </w:r>
          </w:p>
        </w:tc>
        <w:tc>
          <w:tcPr>
            <w:tcW w:w="0" w:type="auto"/>
            <w:shd w:val="clear" w:color="auto" w:fill="auto"/>
            <w:noWrap/>
            <w:vAlign w:val="bottom"/>
            <w:hideMark/>
          </w:tcPr>
          <w:p w14:paraId="12F44C4A" w14:textId="77777777" w:rsidR="003E5245" w:rsidRPr="00CF253E" w:rsidRDefault="003E5245" w:rsidP="00DF2EE1">
            <w:pPr>
              <w:widowControl/>
              <w:jc w:val="left"/>
              <w:rPr>
                <w:rFonts w:eastAsiaTheme="minorHAnsi" w:cs="宋体"/>
                <w:color w:val="000000"/>
                <w:kern w:val="0"/>
                <w:sz w:val="22"/>
              </w:rPr>
            </w:pPr>
            <w:r w:rsidRPr="00CF253E">
              <w:rPr>
                <w:rFonts w:eastAsiaTheme="minorHAnsi" w:cs="宋体" w:hint="eastAsia"/>
                <w:color w:val="000000"/>
                <w:kern w:val="0"/>
                <w:sz w:val="22"/>
              </w:rPr>
              <w:t>191.8±70.5</w:t>
            </w:r>
          </w:p>
        </w:tc>
        <w:tc>
          <w:tcPr>
            <w:tcW w:w="0" w:type="auto"/>
            <w:shd w:val="clear" w:color="auto" w:fill="auto"/>
            <w:noWrap/>
            <w:vAlign w:val="bottom"/>
            <w:hideMark/>
          </w:tcPr>
          <w:p w14:paraId="411F5B7F" w14:textId="77777777" w:rsidR="003E5245" w:rsidRPr="00CF253E" w:rsidRDefault="003E5245" w:rsidP="00DF2EE1">
            <w:pPr>
              <w:widowControl/>
              <w:jc w:val="left"/>
              <w:rPr>
                <w:rFonts w:eastAsiaTheme="minorHAnsi" w:cs="宋体"/>
                <w:color w:val="000000"/>
                <w:kern w:val="0"/>
                <w:sz w:val="22"/>
              </w:rPr>
            </w:pPr>
            <w:r w:rsidRPr="00CF253E">
              <w:rPr>
                <w:rFonts w:eastAsiaTheme="minorHAnsi" w:cs="宋体" w:hint="eastAsia"/>
                <w:color w:val="000000"/>
                <w:kern w:val="0"/>
                <w:sz w:val="22"/>
              </w:rPr>
              <w:t>216.2±71.0</w:t>
            </w:r>
          </w:p>
        </w:tc>
        <w:tc>
          <w:tcPr>
            <w:tcW w:w="0" w:type="auto"/>
            <w:shd w:val="clear" w:color="auto" w:fill="auto"/>
            <w:noWrap/>
            <w:vAlign w:val="bottom"/>
            <w:hideMark/>
          </w:tcPr>
          <w:p w14:paraId="6B05DBD8" w14:textId="77777777" w:rsidR="003E5245" w:rsidRPr="00CF253E" w:rsidRDefault="003E5245" w:rsidP="00DF2EE1">
            <w:pPr>
              <w:widowControl/>
              <w:jc w:val="left"/>
              <w:rPr>
                <w:rFonts w:eastAsiaTheme="minorHAnsi" w:cs="宋体"/>
                <w:color w:val="000000"/>
                <w:kern w:val="0"/>
                <w:sz w:val="22"/>
              </w:rPr>
            </w:pPr>
            <w:r w:rsidRPr="00CF253E">
              <w:rPr>
                <w:rFonts w:eastAsiaTheme="minorHAnsi" w:cs="宋体" w:hint="eastAsia"/>
                <w:color w:val="000000"/>
                <w:kern w:val="0"/>
                <w:sz w:val="22"/>
              </w:rPr>
              <w:t>43.8±16.3</w:t>
            </w:r>
          </w:p>
        </w:tc>
        <w:tc>
          <w:tcPr>
            <w:tcW w:w="0" w:type="auto"/>
            <w:shd w:val="clear" w:color="auto" w:fill="auto"/>
            <w:noWrap/>
            <w:vAlign w:val="bottom"/>
            <w:hideMark/>
          </w:tcPr>
          <w:p w14:paraId="5ACFDCF6" w14:textId="77777777" w:rsidR="003E5245" w:rsidRPr="00CF253E" w:rsidRDefault="003E5245" w:rsidP="00DF2EE1">
            <w:pPr>
              <w:widowControl/>
              <w:jc w:val="left"/>
              <w:rPr>
                <w:rFonts w:eastAsiaTheme="minorHAnsi" w:cs="宋体"/>
                <w:color w:val="000000"/>
                <w:kern w:val="0"/>
                <w:sz w:val="22"/>
              </w:rPr>
            </w:pPr>
            <w:r w:rsidRPr="00CF253E">
              <w:rPr>
                <w:rFonts w:eastAsiaTheme="minorHAnsi" w:cs="宋体" w:hint="eastAsia"/>
                <w:color w:val="000000"/>
                <w:kern w:val="0"/>
                <w:sz w:val="22"/>
              </w:rPr>
              <w:t>40.7±14.0</w:t>
            </w:r>
          </w:p>
        </w:tc>
      </w:tr>
    </w:tbl>
    <w:p w14:paraId="33999E6F" w14:textId="77777777" w:rsidR="007C42A7" w:rsidRDefault="007C42A7" w:rsidP="007C42A7">
      <w:pPr>
        <w:rPr>
          <w:highlight w:val="yellow"/>
        </w:rPr>
      </w:pPr>
      <w:r>
        <w:rPr>
          <w:rFonts w:hint="eastAsia"/>
        </w:rPr>
        <w:t>根据</w:t>
      </w:r>
      <w:r>
        <w:fldChar w:fldCharType="begin"/>
      </w:r>
      <w:r>
        <w:instrText xml:space="preserve"> </w:instrText>
      </w:r>
      <w:r>
        <w:rPr>
          <w:rFonts w:hint="eastAsia"/>
        </w:rPr>
        <w:instrText>REF _Ref532982578 \h</w:instrText>
      </w:r>
      <w:r>
        <w:instrText xml:space="preserve"> </w:instrText>
      </w:r>
      <w:r>
        <w:fldChar w:fldCharType="separate"/>
      </w:r>
      <w:r>
        <w:t xml:space="preserve">图 </w:t>
      </w:r>
      <w:r>
        <w:rPr>
          <w:noProof/>
        </w:rPr>
        <w:t>3</w:t>
      </w:r>
      <w:r>
        <w:fldChar w:fldCharType="end"/>
      </w:r>
      <w:r>
        <w:rPr>
          <w:rFonts w:hint="eastAsia"/>
        </w:rPr>
        <w:t>（a）可以看出我们的方法计算出的AHI指数与人工标注的AHI指数具有极高的相关性；在</w:t>
      </w:r>
      <w:r>
        <w:fldChar w:fldCharType="begin"/>
      </w:r>
      <w:r>
        <w:instrText xml:space="preserve"> </w:instrText>
      </w:r>
      <w:r>
        <w:rPr>
          <w:rFonts w:hint="eastAsia"/>
        </w:rPr>
        <w:instrText>REF _Ref532982578 \h</w:instrText>
      </w:r>
      <w:r>
        <w:instrText xml:space="preserve"> </w:instrText>
      </w:r>
      <w:r>
        <w:fldChar w:fldCharType="separate"/>
      </w:r>
      <w:r>
        <w:t xml:space="preserve">图 </w:t>
      </w:r>
      <w:r>
        <w:rPr>
          <w:noProof/>
        </w:rPr>
        <w:t>3</w:t>
      </w:r>
      <w:r>
        <w:fldChar w:fldCharType="end"/>
      </w:r>
      <w:r>
        <w:rPr>
          <w:rFonts w:hint="eastAsia"/>
        </w:rPr>
        <w:t>（b）中可以看到AHI</w:t>
      </w:r>
      <w:r w:rsidRPr="00A35A5C">
        <w:rPr>
          <w:rFonts w:hint="eastAsia"/>
          <w:vertAlign w:val="subscript"/>
        </w:rPr>
        <w:t>est</w:t>
      </w:r>
      <w:r>
        <w:rPr>
          <w:rFonts w:hint="eastAsia"/>
        </w:rPr>
        <w:t>与AHI</w:t>
      </w:r>
      <w:r w:rsidRPr="00A35A5C">
        <w:rPr>
          <w:rFonts w:hint="eastAsia"/>
          <w:vertAlign w:val="subscript"/>
        </w:rPr>
        <w:t>refer</w:t>
      </w:r>
      <w:r>
        <w:rPr>
          <w:rFonts w:hint="eastAsia"/>
        </w:rPr>
        <w:t>的平均误差为-</w:t>
      </w:r>
      <w:r>
        <w:t>2</w:t>
      </w:r>
      <w:r>
        <w:rPr>
          <w:rFonts w:hint="eastAsia"/>
        </w:rPr>
        <w:t>.</w:t>
      </w:r>
      <w:r>
        <w:t>10</w:t>
      </w:r>
      <w:r>
        <w:rPr>
          <w:rFonts w:hint="eastAsia"/>
        </w:rPr>
        <w:t>次/小时，在不同的被试中AHI误差分布在-</w:t>
      </w:r>
      <w:r>
        <w:t>5</w:t>
      </w:r>
      <w:r>
        <w:rPr>
          <w:rFonts w:hint="eastAsia"/>
        </w:rPr>
        <w:t>.</w:t>
      </w:r>
      <w:r>
        <w:t>65</w:t>
      </w:r>
      <w:r>
        <w:rPr>
          <w:rFonts w:hint="eastAsia"/>
        </w:rPr>
        <w:t>至1.</w:t>
      </w:r>
      <w:r>
        <w:t>46</w:t>
      </w:r>
      <w:r>
        <w:rPr>
          <w:rFonts w:hint="eastAsia"/>
        </w:rPr>
        <w:t>次/小时之间，一方面意味着我们的方法更倾向于高估AHI指数，另外一方面我们的方法在不同被试之间显示出良好的一致性。</w:t>
      </w:r>
    </w:p>
    <w:p w14:paraId="275FCB03" w14:textId="77777777" w:rsidR="007C42A7" w:rsidRDefault="007C42A7" w:rsidP="007C42A7">
      <w:r>
        <w:rPr>
          <w:rFonts w:hint="eastAsia"/>
        </w:rPr>
        <w:t>我们也测试了级联分类器的训练与预测速度，使用合计超过2</w:t>
      </w:r>
      <w:r>
        <w:t>4</w:t>
      </w:r>
      <w:r>
        <w:rPr>
          <w:rFonts w:hint="eastAsia"/>
        </w:rPr>
        <w:t>万的数据片段对级联分类器进行训练需要花费1</w:t>
      </w:r>
      <w:r>
        <w:t>3.92</w:t>
      </w:r>
      <w:r>
        <w:rPr>
          <w:rFonts w:hint="eastAsia"/>
        </w:rPr>
        <w:t>秒钟的时间，而相应的预测时间为9</w:t>
      </w:r>
      <w:r>
        <w:t>.10</w:t>
      </w:r>
      <w:r>
        <w:rPr>
          <w:rFonts w:hint="eastAsia"/>
        </w:rPr>
        <w:t>秒钟，平均0</w:t>
      </w:r>
      <w:r>
        <w:t>.000037</w:t>
      </w:r>
      <w:r>
        <w:rPr>
          <w:rFonts w:hint="eastAsia"/>
        </w:rPr>
        <w:t>秒的时间可以对一个10秒数据片段做出预测，说明级联分类器模型在训练速度与响应速度方面都满足实时诊断</w:t>
      </w:r>
      <w:r w:rsidRPr="00BC080F">
        <w:rPr>
          <w:rFonts w:hint="eastAsia"/>
        </w:rPr>
        <w:t>的需求。</w:t>
      </w:r>
    </w:p>
    <w:p w14:paraId="458BE74E" w14:textId="41FEB883" w:rsidR="003E5245" w:rsidRDefault="008F680B" w:rsidP="003E5245">
      <w:pPr>
        <w:rPr>
          <w:highlight w:val="yellow"/>
        </w:rPr>
      </w:pPr>
      <w:r>
        <w:rPr>
          <w:highlight w:val="yellow"/>
        </w:rPr>
        <w:fldChar w:fldCharType="begin"/>
      </w:r>
      <w:r>
        <w:rPr>
          <w:highlight w:val="yellow"/>
        </w:rPr>
        <w:instrText xml:space="preserve"> </w:instrText>
      </w:r>
      <w:r>
        <w:rPr>
          <w:rFonts w:hint="eastAsia"/>
          <w:highlight w:val="yellow"/>
        </w:rPr>
        <w:instrText>REF _Ref532983051 \h</w:instrText>
      </w:r>
      <w:r>
        <w:rPr>
          <w:highlight w:val="yellow"/>
        </w:rPr>
        <w:instrText xml:space="preserve"> </w:instrText>
      </w:r>
      <w:r>
        <w:rPr>
          <w:highlight w:val="yellow"/>
        </w:rPr>
      </w:r>
      <w:r>
        <w:rPr>
          <w:highlight w:val="yellow"/>
        </w:rPr>
        <w:fldChar w:fldCharType="separate"/>
      </w:r>
      <w:r>
        <w:t xml:space="preserve">表格 </w:t>
      </w:r>
      <w:r>
        <w:rPr>
          <w:noProof/>
        </w:rPr>
        <w:t>6</w:t>
      </w:r>
      <w:r>
        <w:rPr>
          <w:highlight w:val="yellow"/>
        </w:rPr>
        <w:fldChar w:fldCharType="end"/>
      </w:r>
      <w:commentRangeStart w:id="48"/>
      <w:r w:rsidR="003E5245" w:rsidRPr="0056570E">
        <w:rPr>
          <w:rFonts w:hint="eastAsia"/>
          <w:highlight w:val="yellow"/>
          <w:rPrChange w:id="49" w:author="sunset" w:date="2018-12-24T09:36:00Z">
            <w:rPr>
              <w:rFonts w:hint="eastAsia"/>
            </w:rPr>
          </w:rPrChange>
        </w:rPr>
        <w:t>所示为与其他相关研究结果的对比，其他研究结果使用的大多是医院内部数据库，可以看到我们的方法取得了与其他相关研究相当甚至更好的结果。</w:t>
      </w:r>
      <w:commentRangeEnd w:id="48"/>
      <w:r w:rsidR="0056570E">
        <w:rPr>
          <w:rStyle w:val="ac"/>
        </w:rPr>
        <w:commentReference w:id="48"/>
      </w:r>
    </w:p>
    <w:p w14:paraId="6D44E8AD" w14:textId="77777777" w:rsidR="007C42A7" w:rsidRDefault="007C42A7" w:rsidP="007C42A7">
      <w:r>
        <w:rPr>
          <w:rFonts w:hint="eastAsia"/>
        </w:rPr>
        <w:t>与其他相关研究对比，我们的方法一方面可以预测出SAHS的严重程度，另外一方面可以定位到每一次SAHS事件的起止点。之前的相关研究中基于信号整体特征的诊断方式只能做到对SAHS严重程度的判断，并不能提供相应的时间信息参考，这有可能在临床诊断中带来不便。在基于SAHS事件预测的相关研究中，</w:t>
      </w:r>
      <w:r w:rsidRPr="00823EC0">
        <w:rPr>
          <w:rFonts w:hint="eastAsia"/>
        </w:rPr>
        <w:t xml:space="preserve"> Da</w:t>
      </w:r>
      <w:r w:rsidRPr="00823EC0">
        <w:t xml:space="preserve"> </w:t>
      </w:r>
      <w:r w:rsidRPr="00823EC0">
        <w:rPr>
          <w:rFonts w:hint="eastAsia"/>
        </w:rPr>
        <w:t>Woon</w:t>
      </w:r>
      <w:r w:rsidRPr="00823EC0">
        <w:t xml:space="preserve"> </w:t>
      </w:r>
      <w:r w:rsidRPr="00823EC0">
        <w:rPr>
          <w:rFonts w:hint="eastAsia"/>
        </w:rPr>
        <w:t>Jung等人使用卷积神经网络的方法实现了对SAHS事件的定位以及严重程度的诊断，但是需要注意的是一方面卷积神经网络的可解释性不强，不容易为医生与患者所理解；另外一方面卷积神经网路所要求的计算量巨大，</w:t>
      </w:r>
      <w:r w:rsidRPr="00823EC0">
        <w:rPr>
          <w:rFonts w:hint="eastAsia"/>
        </w:rPr>
        <w:lastRenderedPageBreak/>
        <w:t>所需要的训练时间要远远大于其他方法，可能会在临床检测的过程中带来不便。而</w:t>
      </w:r>
      <w:r w:rsidRPr="008A72A5">
        <w:rPr>
          <w:rFonts w:hint="eastAsia"/>
        </w:rPr>
        <w:t>我们</w:t>
      </w:r>
      <w:r>
        <w:rPr>
          <w:rFonts w:hint="eastAsia"/>
        </w:rPr>
        <w:t>使用级联随机森林的分类方法对含有病理信息的特征集合进行训练与分类为整个检测过程提供了更好的可解释性，同时基于决策树的随机森林的分类方法对于计算量的需求大大降低，简化了整个检测过程的复杂性。</w:t>
      </w:r>
    </w:p>
    <w:p w14:paraId="63F947D0" w14:textId="77777777" w:rsidR="007C42A7" w:rsidRPr="007C42A7" w:rsidRDefault="007C42A7" w:rsidP="003E5245">
      <w:pPr>
        <w:rPr>
          <w:rFonts w:hint="eastAsia"/>
        </w:rPr>
      </w:pPr>
      <w:bookmarkStart w:id="50" w:name="_GoBack"/>
      <w:bookmarkEnd w:id="50"/>
    </w:p>
    <w:p w14:paraId="233562E5" w14:textId="416E820E" w:rsidR="003E5245" w:rsidRDefault="003E5245" w:rsidP="003311A7">
      <w:pPr>
        <w:pStyle w:val="a3"/>
        <w:keepNext/>
        <w:jc w:val="center"/>
      </w:pPr>
      <w:bookmarkStart w:id="51" w:name="_Ref532983051"/>
      <w:r>
        <w:t>表格</w:t>
      </w:r>
      <w:r>
        <w:t xml:space="preserve"> </w:t>
      </w:r>
      <w:r>
        <w:fldChar w:fldCharType="begin"/>
      </w:r>
      <w:r>
        <w:instrText xml:space="preserve"> SEQ </w:instrText>
      </w:r>
      <w:r>
        <w:instrText>表格</w:instrText>
      </w:r>
      <w:r>
        <w:instrText xml:space="preserve"> \* ARABIC </w:instrText>
      </w:r>
      <w:r>
        <w:fldChar w:fldCharType="separate"/>
      </w:r>
      <w:r w:rsidR="008F680B">
        <w:rPr>
          <w:noProof/>
        </w:rPr>
        <w:t>6</w:t>
      </w:r>
      <w:r>
        <w:fldChar w:fldCharType="end"/>
      </w:r>
      <w:bookmarkEnd w:id="51"/>
      <w:r>
        <w:rPr>
          <w:rFonts w:hint="eastAsia"/>
        </w:rPr>
        <w:t>.</w:t>
      </w:r>
      <w:r>
        <w:t xml:space="preserve"> </w:t>
      </w:r>
      <w:r>
        <w:rPr>
          <w:rFonts w:hint="eastAsia"/>
        </w:rPr>
        <w:t>与现有的其他相关研究结果对比</w:t>
      </w:r>
    </w:p>
    <w:tbl>
      <w:tblPr>
        <w:tblW w:w="0" w:type="auto"/>
        <w:jc w:val="center"/>
        <w:tblBorders>
          <w:top w:val="single" w:sz="4" w:space="0" w:color="auto"/>
          <w:bottom w:val="single" w:sz="4" w:space="0" w:color="auto"/>
          <w:insideH w:val="single" w:sz="4" w:space="0" w:color="auto"/>
        </w:tblBorders>
        <w:tblLook w:val="04A0" w:firstRow="1" w:lastRow="0" w:firstColumn="1" w:lastColumn="0" w:noHBand="0" w:noVBand="1"/>
      </w:tblPr>
      <w:tblGrid>
        <w:gridCol w:w="2308"/>
        <w:gridCol w:w="1525"/>
        <w:gridCol w:w="1163"/>
        <w:gridCol w:w="768"/>
        <w:gridCol w:w="864"/>
        <w:gridCol w:w="728"/>
        <w:gridCol w:w="728"/>
      </w:tblGrid>
      <w:tr w:rsidR="003E5245" w:rsidRPr="000E4D90" w14:paraId="24A1670F" w14:textId="77777777" w:rsidTr="00DF2EE1">
        <w:trPr>
          <w:trHeight w:val="285"/>
          <w:jc w:val="center"/>
        </w:trPr>
        <w:tc>
          <w:tcPr>
            <w:tcW w:w="0" w:type="auto"/>
            <w:shd w:val="clear" w:color="auto" w:fill="auto"/>
            <w:noWrap/>
            <w:vAlign w:val="center"/>
            <w:hideMark/>
          </w:tcPr>
          <w:p w14:paraId="521FB093" w14:textId="77777777" w:rsidR="003E5245" w:rsidRPr="000E4D90" w:rsidRDefault="003E5245" w:rsidP="00DF2EE1">
            <w:pPr>
              <w:widowControl/>
              <w:jc w:val="left"/>
              <w:rPr>
                <w:rFonts w:ascii="等线" w:eastAsia="等线" w:hAnsi="等线" w:cs="宋体"/>
                <w:color w:val="000000"/>
                <w:kern w:val="0"/>
                <w:sz w:val="22"/>
              </w:rPr>
            </w:pPr>
            <w:r w:rsidRPr="000E4D90">
              <w:rPr>
                <w:rFonts w:ascii="等线" w:eastAsia="等线" w:hAnsi="等线" w:cs="宋体" w:hint="eastAsia"/>
                <w:color w:val="000000"/>
                <w:kern w:val="0"/>
                <w:sz w:val="22"/>
              </w:rPr>
              <w:t>Related work</w:t>
            </w:r>
          </w:p>
        </w:tc>
        <w:tc>
          <w:tcPr>
            <w:tcW w:w="1435" w:type="dxa"/>
            <w:shd w:val="clear" w:color="auto" w:fill="auto"/>
            <w:noWrap/>
            <w:vAlign w:val="center"/>
            <w:hideMark/>
          </w:tcPr>
          <w:p w14:paraId="24C5D8E3" w14:textId="77777777" w:rsidR="003E5245" w:rsidRPr="000E4D90" w:rsidRDefault="003E5245" w:rsidP="00DF2EE1">
            <w:pPr>
              <w:widowControl/>
              <w:jc w:val="left"/>
              <w:rPr>
                <w:rFonts w:ascii="等线" w:eastAsia="等线" w:hAnsi="等线" w:cs="宋体"/>
                <w:color w:val="000000"/>
                <w:kern w:val="0"/>
                <w:sz w:val="22"/>
              </w:rPr>
            </w:pPr>
            <w:r w:rsidRPr="000E4D90">
              <w:rPr>
                <w:rFonts w:ascii="等线" w:eastAsia="等线" w:hAnsi="等线" w:cs="宋体" w:hint="eastAsia"/>
                <w:color w:val="000000"/>
                <w:kern w:val="0"/>
                <w:sz w:val="22"/>
              </w:rPr>
              <w:t>Method</w:t>
            </w:r>
          </w:p>
        </w:tc>
        <w:tc>
          <w:tcPr>
            <w:tcW w:w="1163" w:type="dxa"/>
            <w:shd w:val="clear" w:color="auto" w:fill="auto"/>
            <w:noWrap/>
            <w:vAlign w:val="center"/>
            <w:hideMark/>
          </w:tcPr>
          <w:p w14:paraId="551E3C01" w14:textId="77777777" w:rsidR="003E5245" w:rsidRPr="000E4D90" w:rsidRDefault="003E5245" w:rsidP="00DF2EE1">
            <w:pPr>
              <w:widowControl/>
              <w:jc w:val="left"/>
              <w:rPr>
                <w:rFonts w:ascii="等线" w:eastAsia="等线" w:hAnsi="等线" w:cs="宋体"/>
                <w:color w:val="000000"/>
                <w:kern w:val="0"/>
                <w:sz w:val="22"/>
              </w:rPr>
            </w:pPr>
            <w:r w:rsidRPr="000E4D90">
              <w:rPr>
                <w:rFonts w:ascii="等线" w:eastAsia="等线" w:hAnsi="等线" w:cs="宋体" w:hint="eastAsia"/>
                <w:color w:val="000000"/>
                <w:kern w:val="0"/>
                <w:sz w:val="22"/>
              </w:rPr>
              <w:t>Signal</w:t>
            </w:r>
          </w:p>
        </w:tc>
        <w:tc>
          <w:tcPr>
            <w:tcW w:w="768" w:type="dxa"/>
            <w:shd w:val="clear" w:color="auto" w:fill="auto"/>
            <w:noWrap/>
            <w:vAlign w:val="center"/>
            <w:hideMark/>
          </w:tcPr>
          <w:p w14:paraId="03F0CD68" w14:textId="77777777" w:rsidR="003E5245" w:rsidRPr="000E4D90" w:rsidRDefault="003E5245" w:rsidP="00DF2EE1">
            <w:pPr>
              <w:widowControl/>
              <w:jc w:val="left"/>
              <w:rPr>
                <w:rFonts w:ascii="等线" w:eastAsia="等线" w:hAnsi="等线" w:cs="宋体"/>
                <w:color w:val="000000"/>
                <w:kern w:val="0"/>
                <w:sz w:val="22"/>
              </w:rPr>
            </w:pPr>
            <w:r w:rsidRPr="000E4D90">
              <w:rPr>
                <w:rFonts w:ascii="等线" w:eastAsia="等线" w:hAnsi="等线" w:cs="宋体" w:hint="eastAsia"/>
                <w:color w:val="000000"/>
                <w:kern w:val="0"/>
                <w:sz w:val="22"/>
              </w:rPr>
              <w:t>AHI cutoff</w:t>
            </w:r>
          </w:p>
        </w:tc>
        <w:tc>
          <w:tcPr>
            <w:tcW w:w="864" w:type="dxa"/>
            <w:shd w:val="clear" w:color="auto" w:fill="auto"/>
            <w:noWrap/>
            <w:vAlign w:val="center"/>
            <w:hideMark/>
          </w:tcPr>
          <w:p w14:paraId="4804B67E" w14:textId="77777777" w:rsidR="003E5245" w:rsidRPr="000E4D90" w:rsidRDefault="003E5245" w:rsidP="00DF2EE1">
            <w:pPr>
              <w:widowControl/>
              <w:jc w:val="left"/>
              <w:rPr>
                <w:rFonts w:ascii="等线" w:eastAsia="等线" w:hAnsi="等线" w:cs="宋体"/>
                <w:color w:val="000000"/>
                <w:kern w:val="0"/>
                <w:sz w:val="22"/>
              </w:rPr>
            </w:pPr>
            <w:r w:rsidRPr="000E4D90">
              <w:rPr>
                <w:rFonts w:ascii="等线" w:eastAsia="等线" w:hAnsi="等线" w:cs="宋体" w:hint="eastAsia"/>
                <w:color w:val="000000"/>
                <w:kern w:val="0"/>
                <w:sz w:val="22"/>
              </w:rPr>
              <w:t>acc</w:t>
            </w:r>
          </w:p>
        </w:tc>
        <w:tc>
          <w:tcPr>
            <w:tcW w:w="0" w:type="auto"/>
            <w:shd w:val="clear" w:color="auto" w:fill="auto"/>
            <w:noWrap/>
            <w:vAlign w:val="center"/>
            <w:hideMark/>
          </w:tcPr>
          <w:p w14:paraId="77D9E3F3" w14:textId="77777777" w:rsidR="003E5245" w:rsidRPr="000E4D90" w:rsidRDefault="003E5245" w:rsidP="00DF2EE1">
            <w:pPr>
              <w:widowControl/>
              <w:jc w:val="left"/>
              <w:rPr>
                <w:rFonts w:ascii="等线" w:eastAsia="等线" w:hAnsi="等线" w:cs="宋体"/>
                <w:color w:val="000000"/>
                <w:kern w:val="0"/>
                <w:sz w:val="22"/>
              </w:rPr>
            </w:pPr>
            <w:r w:rsidRPr="000E4D90">
              <w:rPr>
                <w:rFonts w:ascii="等线" w:eastAsia="等线" w:hAnsi="等线" w:cs="宋体" w:hint="eastAsia"/>
                <w:color w:val="000000"/>
                <w:kern w:val="0"/>
                <w:sz w:val="22"/>
              </w:rPr>
              <w:t>sen</w:t>
            </w:r>
          </w:p>
        </w:tc>
        <w:tc>
          <w:tcPr>
            <w:tcW w:w="0" w:type="auto"/>
            <w:shd w:val="clear" w:color="auto" w:fill="auto"/>
            <w:noWrap/>
            <w:vAlign w:val="center"/>
            <w:hideMark/>
          </w:tcPr>
          <w:p w14:paraId="7D0ADBDB" w14:textId="77777777" w:rsidR="003E5245" w:rsidRPr="000E4D90" w:rsidRDefault="003E5245" w:rsidP="00DF2EE1">
            <w:pPr>
              <w:widowControl/>
              <w:jc w:val="left"/>
              <w:rPr>
                <w:rFonts w:ascii="等线" w:eastAsia="等线" w:hAnsi="等线" w:cs="宋体"/>
                <w:color w:val="000000"/>
                <w:kern w:val="0"/>
                <w:sz w:val="22"/>
              </w:rPr>
            </w:pPr>
            <w:r w:rsidRPr="000E4D90">
              <w:rPr>
                <w:rFonts w:ascii="等线" w:eastAsia="等线" w:hAnsi="等线" w:cs="宋体" w:hint="eastAsia"/>
                <w:color w:val="000000"/>
                <w:kern w:val="0"/>
                <w:sz w:val="22"/>
              </w:rPr>
              <w:t>spe</w:t>
            </w:r>
          </w:p>
        </w:tc>
      </w:tr>
      <w:tr w:rsidR="003E5245" w:rsidRPr="000E4D90" w14:paraId="3224125F" w14:textId="77777777" w:rsidTr="00DF2EE1">
        <w:trPr>
          <w:trHeight w:val="285"/>
          <w:jc w:val="center"/>
        </w:trPr>
        <w:tc>
          <w:tcPr>
            <w:tcW w:w="0" w:type="auto"/>
            <w:vMerge w:val="restart"/>
            <w:shd w:val="clear" w:color="auto" w:fill="auto"/>
            <w:noWrap/>
            <w:vAlign w:val="center"/>
            <w:hideMark/>
          </w:tcPr>
          <w:p w14:paraId="5EFB5FB9" w14:textId="77777777" w:rsidR="003E5245" w:rsidRPr="000E4D90" w:rsidRDefault="003E5245" w:rsidP="00DF2EE1">
            <w:pPr>
              <w:widowControl/>
              <w:jc w:val="center"/>
              <w:rPr>
                <w:rFonts w:ascii="等线" w:eastAsia="等线" w:hAnsi="等线" w:cs="宋体"/>
                <w:color w:val="000000"/>
                <w:kern w:val="0"/>
                <w:sz w:val="22"/>
              </w:rPr>
            </w:pPr>
            <w:r w:rsidRPr="000E4D90">
              <w:rPr>
                <w:rFonts w:ascii="等线" w:eastAsia="等线" w:hAnsi="等线" w:cs="宋体" w:hint="eastAsia"/>
                <w:color w:val="000000"/>
                <w:kern w:val="0"/>
                <w:sz w:val="22"/>
              </w:rPr>
              <w:t>Our study</w:t>
            </w:r>
          </w:p>
        </w:tc>
        <w:tc>
          <w:tcPr>
            <w:tcW w:w="1435" w:type="dxa"/>
            <w:vMerge w:val="restart"/>
            <w:shd w:val="clear" w:color="auto" w:fill="auto"/>
            <w:noWrap/>
            <w:vAlign w:val="center"/>
            <w:hideMark/>
          </w:tcPr>
          <w:p w14:paraId="6C941BAA" w14:textId="77777777" w:rsidR="003E5245" w:rsidRPr="000E4D90" w:rsidRDefault="003E5245" w:rsidP="00DF2EE1">
            <w:pPr>
              <w:widowControl/>
              <w:jc w:val="center"/>
              <w:rPr>
                <w:rFonts w:ascii="等线" w:eastAsia="等线" w:hAnsi="等线" w:cs="宋体"/>
                <w:color w:val="000000"/>
                <w:kern w:val="0"/>
                <w:sz w:val="22"/>
              </w:rPr>
            </w:pPr>
            <w:r w:rsidRPr="000E4D90">
              <w:rPr>
                <w:rFonts w:ascii="等线" w:eastAsia="等线" w:hAnsi="等线" w:cs="宋体" w:hint="eastAsia"/>
                <w:color w:val="000000"/>
                <w:kern w:val="0"/>
                <w:sz w:val="22"/>
              </w:rPr>
              <w:t>级联随机森林</w:t>
            </w:r>
          </w:p>
        </w:tc>
        <w:tc>
          <w:tcPr>
            <w:tcW w:w="1163" w:type="dxa"/>
            <w:vMerge w:val="restart"/>
            <w:shd w:val="clear" w:color="auto" w:fill="auto"/>
            <w:noWrap/>
            <w:vAlign w:val="center"/>
            <w:hideMark/>
          </w:tcPr>
          <w:p w14:paraId="08F63256" w14:textId="77777777" w:rsidR="003E5245" w:rsidRPr="000E4D90" w:rsidRDefault="003E5245" w:rsidP="00DF2EE1">
            <w:pPr>
              <w:widowControl/>
              <w:jc w:val="center"/>
              <w:rPr>
                <w:rFonts w:ascii="等线" w:eastAsia="等线" w:hAnsi="等线" w:cs="宋体"/>
                <w:color w:val="000000"/>
                <w:kern w:val="0"/>
                <w:sz w:val="22"/>
              </w:rPr>
            </w:pPr>
            <w:r w:rsidRPr="000E4D90">
              <w:rPr>
                <w:rFonts w:ascii="等线" w:eastAsia="等线" w:hAnsi="等线" w:cs="宋体" w:hint="eastAsia"/>
                <w:color w:val="000000"/>
                <w:kern w:val="0"/>
                <w:sz w:val="22"/>
              </w:rPr>
              <w:t>Nasal flow and SpO2</w:t>
            </w:r>
          </w:p>
        </w:tc>
        <w:tc>
          <w:tcPr>
            <w:tcW w:w="768" w:type="dxa"/>
            <w:shd w:val="clear" w:color="auto" w:fill="auto"/>
            <w:noWrap/>
            <w:vAlign w:val="center"/>
            <w:hideMark/>
          </w:tcPr>
          <w:p w14:paraId="67F5BE2B"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5</w:t>
            </w:r>
          </w:p>
        </w:tc>
        <w:tc>
          <w:tcPr>
            <w:tcW w:w="864" w:type="dxa"/>
            <w:shd w:val="clear" w:color="auto" w:fill="auto"/>
            <w:noWrap/>
            <w:vAlign w:val="center"/>
            <w:hideMark/>
          </w:tcPr>
          <w:p w14:paraId="598D68E9"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100.0 </w:t>
            </w:r>
          </w:p>
        </w:tc>
        <w:tc>
          <w:tcPr>
            <w:tcW w:w="0" w:type="auto"/>
            <w:shd w:val="clear" w:color="auto" w:fill="auto"/>
            <w:noWrap/>
            <w:vAlign w:val="center"/>
            <w:hideMark/>
          </w:tcPr>
          <w:p w14:paraId="20FEA510"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100.0 </w:t>
            </w:r>
          </w:p>
        </w:tc>
        <w:tc>
          <w:tcPr>
            <w:tcW w:w="0" w:type="auto"/>
            <w:shd w:val="clear" w:color="auto" w:fill="auto"/>
            <w:noWrap/>
            <w:vAlign w:val="center"/>
            <w:hideMark/>
          </w:tcPr>
          <w:p w14:paraId="640F184C"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100.0 </w:t>
            </w:r>
          </w:p>
        </w:tc>
      </w:tr>
      <w:tr w:rsidR="003E5245" w:rsidRPr="000E4D90" w14:paraId="4BCEA7B6" w14:textId="77777777" w:rsidTr="00DF2EE1">
        <w:trPr>
          <w:trHeight w:val="285"/>
          <w:jc w:val="center"/>
        </w:trPr>
        <w:tc>
          <w:tcPr>
            <w:tcW w:w="0" w:type="auto"/>
            <w:vMerge/>
            <w:vAlign w:val="center"/>
            <w:hideMark/>
          </w:tcPr>
          <w:p w14:paraId="2CE19C88" w14:textId="77777777" w:rsidR="003E5245" w:rsidRPr="000E4D90" w:rsidRDefault="003E5245" w:rsidP="00DF2EE1">
            <w:pPr>
              <w:widowControl/>
              <w:jc w:val="left"/>
              <w:rPr>
                <w:rFonts w:ascii="等线" w:eastAsia="等线" w:hAnsi="等线" w:cs="宋体"/>
                <w:color w:val="000000"/>
                <w:kern w:val="0"/>
                <w:sz w:val="22"/>
              </w:rPr>
            </w:pPr>
          </w:p>
        </w:tc>
        <w:tc>
          <w:tcPr>
            <w:tcW w:w="1435" w:type="dxa"/>
            <w:vMerge/>
            <w:vAlign w:val="center"/>
            <w:hideMark/>
          </w:tcPr>
          <w:p w14:paraId="663ED4F6" w14:textId="77777777" w:rsidR="003E5245" w:rsidRPr="000E4D90" w:rsidRDefault="003E5245" w:rsidP="00DF2EE1">
            <w:pPr>
              <w:widowControl/>
              <w:jc w:val="left"/>
              <w:rPr>
                <w:rFonts w:ascii="等线" w:eastAsia="等线" w:hAnsi="等线" w:cs="宋体"/>
                <w:color w:val="000000"/>
                <w:kern w:val="0"/>
                <w:sz w:val="22"/>
              </w:rPr>
            </w:pPr>
          </w:p>
        </w:tc>
        <w:tc>
          <w:tcPr>
            <w:tcW w:w="1163" w:type="dxa"/>
            <w:vMerge/>
            <w:vAlign w:val="center"/>
            <w:hideMark/>
          </w:tcPr>
          <w:p w14:paraId="137CCD1E" w14:textId="77777777" w:rsidR="003E5245" w:rsidRPr="000E4D90" w:rsidRDefault="003E5245" w:rsidP="00DF2EE1">
            <w:pPr>
              <w:widowControl/>
              <w:jc w:val="left"/>
              <w:rPr>
                <w:rFonts w:ascii="等线" w:eastAsia="等线" w:hAnsi="等线" w:cs="宋体"/>
                <w:color w:val="000000"/>
                <w:kern w:val="0"/>
                <w:sz w:val="22"/>
              </w:rPr>
            </w:pPr>
          </w:p>
        </w:tc>
        <w:tc>
          <w:tcPr>
            <w:tcW w:w="768" w:type="dxa"/>
            <w:shd w:val="clear" w:color="auto" w:fill="auto"/>
            <w:noWrap/>
            <w:vAlign w:val="center"/>
            <w:hideMark/>
          </w:tcPr>
          <w:p w14:paraId="35D5B305"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15</w:t>
            </w:r>
          </w:p>
        </w:tc>
        <w:tc>
          <w:tcPr>
            <w:tcW w:w="864" w:type="dxa"/>
            <w:shd w:val="clear" w:color="auto" w:fill="auto"/>
            <w:noWrap/>
            <w:vAlign w:val="center"/>
            <w:hideMark/>
          </w:tcPr>
          <w:p w14:paraId="6241865B" w14:textId="46AC558F" w:rsidR="003E5245" w:rsidRPr="0056570E" w:rsidRDefault="003E5245" w:rsidP="00DF2EE1">
            <w:pPr>
              <w:widowControl/>
              <w:jc w:val="right"/>
              <w:rPr>
                <w:rFonts w:ascii="等线" w:hAnsi="等线"/>
                <w:color w:val="000000"/>
                <w:kern w:val="0"/>
                <w:sz w:val="22"/>
                <w:highlight w:val="yellow"/>
                <w:rPrChange w:id="52" w:author="sunset" w:date="2018-12-24T09:36:00Z">
                  <w:rPr>
                    <w:rFonts w:ascii="等线" w:eastAsia="等线" w:hAnsi="等线" w:cs="宋体"/>
                    <w:color w:val="000000"/>
                    <w:kern w:val="0"/>
                    <w:sz w:val="22"/>
                  </w:rPr>
                </w:rPrChange>
              </w:rPr>
            </w:pPr>
            <w:r w:rsidRPr="0056570E">
              <w:rPr>
                <w:rFonts w:ascii="等线" w:hAnsi="等线"/>
                <w:color w:val="000000"/>
                <w:kern w:val="0"/>
                <w:sz w:val="22"/>
                <w:highlight w:val="yellow"/>
                <w:rPrChange w:id="53" w:author="sunset" w:date="2018-12-24T09:36:00Z">
                  <w:rPr>
                    <w:rFonts w:ascii="等线" w:eastAsia="等线" w:hAnsi="等线" w:cs="宋体"/>
                    <w:color w:val="000000"/>
                    <w:kern w:val="0"/>
                    <w:sz w:val="22"/>
                  </w:rPr>
                </w:rPrChange>
              </w:rPr>
              <w:t>9</w:t>
            </w:r>
            <w:r w:rsidR="00973B8B">
              <w:rPr>
                <w:rFonts w:ascii="等线" w:hAnsi="等线"/>
                <w:color w:val="000000"/>
                <w:kern w:val="0"/>
                <w:sz w:val="22"/>
                <w:highlight w:val="yellow"/>
              </w:rPr>
              <w:t>3</w:t>
            </w:r>
            <w:r w:rsidRPr="0056570E">
              <w:rPr>
                <w:rFonts w:ascii="等线" w:hAnsi="等线"/>
                <w:color w:val="000000"/>
                <w:kern w:val="0"/>
                <w:sz w:val="22"/>
                <w:highlight w:val="yellow"/>
                <w:rPrChange w:id="54" w:author="sunset" w:date="2018-12-24T09:36:00Z">
                  <w:rPr>
                    <w:rFonts w:ascii="等线" w:eastAsia="等线" w:hAnsi="等线" w:cs="宋体"/>
                    <w:color w:val="000000"/>
                    <w:kern w:val="0"/>
                    <w:sz w:val="22"/>
                  </w:rPr>
                </w:rPrChange>
              </w:rPr>
              <w:t xml:space="preserve">.3 </w:t>
            </w:r>
          </w:p>
        </w:tc>
        <w:tc>
          <w:tcPr>
            <w:tcW w:w="0" w:type="auto"/>
            <w:shd w:val="clear" w:color="auto" w:fill="auto"/>
            <w:noWrap/>
            <w:vAlign w:val="center"/>
            <w:hideMark/>
          </w:tcPr>
          <w:p w14:paraId="06CC2C1A"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100.0 </w:t>
            </w:r>
          </w:p>
        </w:tc>
        <w:tc>
          <w:tcPr>
            <w:tcW w:w="0" w:type="auto"/>
            <w:shd w:val="clear" w:color="auto" w:fill="auto"/>
            <w:noWrap/>
            <w:vAlign w:val="center"/>
            <w:hideMark/>
          </w:tcPr>
          <w:p w14:paraId="61C48928" w14:textId="0E5581C5" w:rsidR="003E5245" w:rsidRPr="0056570E" w:rsidRDefault="00C91848" w:rsidP="00DF2EE1">
            <w:pPr>
              <w:widowControl/>
              <w:jc w:val="right"/>
              <w:rPr>
                <w:rFonts w:ascii="等线" w:hAnsi="等线"/>
                <w:color w:val="000000"/>
                <w:kern w:val="0"/>
                <w:sz w:val="22"/>
                <w:highlight w:val="yellow"/>
                <w:shd w:val="pct15" w:color="auto" w:fill="FFFFFF"/>
                <w:rPrChange w:id="55" w:author="sunset" w:date="2018-12-24T09:36:00Z">
                  <w:rPr>
                    <w:rFonts w:ascii="等线" w:eastAsia="等线" w:hAnsi="等线" w:cs="宋体"/>
                    <w:color w:val="000000"/>
                    <w:kern w:val="0"/>
                    <w:sz w:val="22"/>
                  </w:rPr>
                </w:rPrChange>
              </w:rPr>
            </w:pPr>
            <w:r>
              <w:rPr>
                <w:rFonts w:ascii="等线" w:hAnsi="等线"/>
                <w:color w:val="000000"/>
                <w:kern w:val="0"/>
                <w:sz w:val="22"/>
                <w:highlight w:val="yellow"/>
                <w:shd w:val="pct15" w:color="auto" w:fill="FFFFFF"/>
              </w:rPr>
              <w:t>83.3</w:t>
            </w:r>
            <w:r w:rsidR="003E5245" w:rsidRPr="0056570E">
              <w:rPr>
                <w:rFonts w:ascii="等线" w:hAnsi="等线"/>
                <w:color w:val="000000"/>
                <w:kern w:val="0"/>
                <w:sz w:val="22"/>
                <w:highlight w:val="yellow"/>
                <w:shd w:val="pct15" w:color="auto" w:fill="FFFFFF"/>
                <w:rPrChange w:id="56" w:author="sunset" w:date="2018-12-24T09:36:00Z">
                  <w:rPr>
                    <w:rFonts w:ascii="等线" w:eastAsia="等线" w:hAnsi="等线" w:cs="宋体"/>
                    <w:color w:val="000000"/>
                    <w:kern w:val="0"/>
                    <w:sz w:val="22"/>
                  </w:rPr>
                </w:rPrChange>
              </w:rPr>
              <w:t xml:space="preserve"> </w:t>
            </w:r>
          </w:p>
        </w:tc>
      </w:tr>
      <w:tr w:rsidR="003E5245" w:rsidRPr="000E4D90" w14:paraId="48DEC545" w14:textId="77777777" w:rsidTr="00DF2EE1">
        <w:trPr>
          <w:trHeight w:val="285"/>
          <w:jc w:val="center"/>
        </w:trPr>
        <w:tc>
          <w:tcPr>
            <w:tcW w:w="0" w:type="auto"/>
            <w:vMerge/>
            <w:vAlign w:val="center"/>
            <w:hideMark/>
          </w:tcPr>
          <w:p w14:paraId="5204C556" w14:textId="77777777" w:rsidR="003E5245" w:rsidRPr="000E4D90" w:rsidRDefault="003E5245" w:rsidP="00DF2EE1">
            <w:pPr>
              <w:widowControl/>
              <w:jc w:val="left"/>
              <w:rPr>
                <w:rFonts w:ascii="等线" w:eastAsia="等线" w:hAnsi="等线" w:cs="宋体"/>
                <w:color w:val="000000"/>
                <w:kern w:val="0"/>
                <w:sz w:val="22"/>
              </w:rPr>
            </w:pPr>
          </w:p>
        </w:tc>
        <w:tc>
          <w:tcPr>
            <w:tcW w:w="1435" w:type="dxa"/>
            <w:vMerge/>
            <w:vAlign w:val="center"/>
            <w:hideMark/>
          </w:tcPr>
          <w:p w14:paraId="1C135461" w14:textId="77777777" w:rsidR="003E5245" w:rsidRPr="000E4D90" w:rsidRDefault="003E5245" w:rsidP="00DF2EE1">
            <w:pPr>
              <w:widowControl/>
              <w:jc w:val="left"/>
              <w:rPr>
                <w:rFonts w:ascii="等线" w:eastAsia="等线" w:hAnsi="等线" w:cs="宋体"/>
                <w:color w:val="000000"/>
                <w:kern w:val="0"/>
                <w:sz w:val="22"/>
              </w:rPr>
            </w:pPr>
          </w:p>
        </w:tc>
        <w:tc>
          <w:tcPr>
            <w:tcW w:w="1163" w:type="dxa"/>
            <w:vMerge/>
            <w:vAlign w:val="center"/>
            <w:hideMark/>
          </w:tcPr>
          <w:p w14:paraId="2C98C270" w14:textId="77777777" w:rsidR="003E5245" w:rsidRPr="000E4D90" w:rsidRDefault="003E5245" w:rsidP="00DF2EE1">
            <w:pPr>
              <w:widowControl/>
              <w:jc w:val="left"/>
              <w:rPr>
                <w:rFonts w:ascii="等线" w:eastAsia="等线" w:hAnsi="等线" w:cs="宋体"/>
                <w:color w:val="000000"/>
                <w:kern w:val="0"/>
                <w:sz w:val="22"/>
              </w:rPr>
            </w:pPr>
          </w:p>
        </w:tc>
        <w:tc>
          <w:tcPr>
            <w:tcW w:w="768" w:type="dxa"/>
            <w:shd w:val="clear" w:color="auto" w:fill="auto"/>
            <w:noWrap/>
            <w:vAlign w:val="center"/>
            <w:hideMark/>
          </w:tcPr>
          <w:p w14:paraId="7B681B2D"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30</w:t>
            </w:r>
          </w:p>
        </w:tc>
        <w:tc>
          <w:tcPr>
            <w:tcW w:w="864" w:type="dxa"/>
            <w:shd w:val="clear" w:color="auto" w:fill="auto"/>
            <w:noWrap/>
            <w:vAlign w:val="center"/>
            <w:hideMark/>
          </w:tcPr>
          <w:p w14:paraId="63E77B0A" w14:textId="19DD4DA2" w:rsidR="003E5245" w:rsidRPr="0056570E" w:rsidRDefault="00C91848" w:rsidP="00DF2EE1">
            <w:pPr>
              <w:widowControl/>
              <w:jc w:val="right"/>
              <w:rPr>
                <w:rFonts w:ascii="等线" w:hAnsi="等线"/>
                <w:color w:val="000000"/>
                <w:kern w:val="0"/>
                <w:sz w:val="22"/>
                <w:highlight w:val="yellow"/>
                <w:rPrChange w:id="57" w:author="sunset" w:date="2018-12-24T09:36:00Z">
                  <w:rPr>
                    <w:rFonts w:ascii="等线" w:eastAsia="等线" w:hAnsi="等线" w:cs="宋体"/>
                    <w:color w:val="000000"/>
                    <w:kern w:val="0"/>
                    <w:sz w:val="22"/>
                  </w:rPr>
                </w:rPrChange>
              </w:rPr>
            </w:pPr>
            <w:r>
              <w:rPr>
                <w:rFonts w:ascii="等线" w:hAnsi="等线"/>
                <w:color w:val="000000"/>
                <w:kern w:val="0"/>
                <w:sz w:val="22"/>
                <w:highlight w:val="yellow"/>
              </w:rPr>
              <w:t>86.7</w:t>
            </w:r>
            <w:r w:rsidR="003E5245" w:rsidRPr="0056570E">
              <w:rPr>
                <w:rFonts w:ascii="等线" w:hAnsi="等线"/>
                <w:color w:val="000000"/>
                <w:kern w:val="0"/>
                <w:sz w:val="22"/>
                <w:highlight w:val="yellow"/>
                <w:rPrChange w:id="58" w:author="sunset" w:date="2018-12-24T09:36:00Z">
                  <w:rPr>
                    <w:rFonts w:ascii="等线" w:eastAsia="等线" w:hAnsi="等线" w:cs="宋体"/>
                    <w:color w:val="000000"/>
                    <w:kern w:val="0"/>
                    <w:sz w:val="22"/>
                  </w:rPr>
                </w:rPrChange>
              </w:rPr>
              <w:t xml:space="preserve"> </w:t>
            </w:r>
          </w:p>
        </w:tc>
        <w:tc>
          <w:tcPr>
            <w:tcW w:w="0" w:type="auto"/>
            <w:shd w:val="clear" w:color="auto" w:fill="auto"/>
            <w:noWrap/>
            <w:vAlign w:val="center"/>
            <w:hideMark/>
          </w:tcPr>
          <w:p w14:paraId="42682BD7"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100.0 </w:t>
            </w:r>
          </w:p>
        </w:tc>
        <w:tc>
          <w:tcPr>
            <w:tcW w:w="0" w:type="auto"/>
            <w:shd w:val="clear" w:color="auto" w:fill="auto"/>
            <w:noWrap/>
            <w:vAlign w:val="center"/>
            <w:hideMark/>
          </w:tcPr>
          <w:p w14:paraId="31669E97" w14:textId="50AD07DB" w:rsidR="003E5245" w:rsidRPr="0056570E" w:rsidRDefault="00C91848" w:rsidP="00DF2EE1">
            <w:pPr>
              <w:widowControl/>
              <w:jc w:val="right"/>
              <w:rPr>
                <w:rFonts w:ascii="等线" w:hAnsi="等线"/>
                <w:color w:val="000000"/>
                <w:kern w:val="0"/>
                <w:sz w:val="22"/>
                <w:highlight w:val="yellow"/>
                <w:shd w:val="pct15" w:color="auto" w:fill="FFFFFF"/>
                <w:rPrChange w:id="59" w:author="sunset" w:date="2018-12-24T09:36:00Z">
                  <w:rPr>
                    <w:rFonts w:ascii="等线" w:eastAsia="等线" w:hAnsi="等线" w:cs="宋体"/>
                    <w:color w:val="000000"/>
                    <w:kern w:val="0"/>
                    <w:sz w:val="22"/>
                  </w:rPr>
                </w:rPrChange>
              </w:rPr>
            </w:pPr>
            <w:r>
              <w:rPr>
                <w:rFonts w:ascii="等线" w:hAnsi="等线"/>
                <w:color w:val="000000"/>
                <w:kern w:val="0"/>
                <w:sz w:val="22"/>
                <w:highlight w:val="yellow"/>
                <w:shd w:val="pct15" w:color="auto" w:fill="FFFFFF"/>
              </w:rPr>
              <w:t>80.0</w:t>
            </w:r>
            <w:r w:rsidR="003E5245" w:rsidRPr="0056570E">
              <w:rPr>
                <w:rFonts w:ascii="等线" w:hAnsi="等线"/>
                <w:color w:val="000000"/>
                <w:kern w:val="0"/>
                <w:sz w:val="22"/>
                <w:highlight w:val="yellow"/>
                <w:shd w:val="pct15" w:color="auto" w:fill="FFFFFF"/>
                <w:rPrChange w:id="60" w:author="sunset" w:date="2018-12-24T09:36:00Z">
                  <w:rPr>
                    <w:rFonts w:ascii="等线" w:eastAsia="等线" w:hAnsi="等线" w:cs="宋体"/>
                    <w:color w:val="000000"/>
                    <w:kern w:val="0"/>
                    <w:sz w:val="22"/>
                  </w:rPr>
                </w:rPrChange>
              </w:rPr>
              <w:t xml:space="preserve"> </w:t>
            </w:r>
          </w:p>
        </w:tc>
      </w:tr>
      <w:tr w:rsidR="003E5245" w:rsidRPr="000E4D90" w14:paraId="26DDBA84" w14:textId="77777777" w:rsidTr="00DF2EE1">
        <w:trPr>
          <w:trHeight w:val="285"/>
          <w:jc w:val="center"/>
        </w:trPr>
        <w:tc>
          <w:tcPr>
            <w:tcW w:w="0" w:type="auto"/>
            <w:vMerge w:val="restart"/>
            <w:shd w:val="clear" w:color="auto" w:fill="auto"/>
            <w:noWrap/>
            <w:vAlign w:val="center"/>
            <w:hideMark/>
          </w:tcPr>
          <w:p w14:paraId="2542CDAC" w14:textId="07723C30" w:rsidR="003E5245" w:rsidRPr="000E4D90" w:rsidRDefault="003E5245" w:rsidP="00DF2EE1">
            <w:pPr>
              <w:widowControl/>
              <w:jc w:val="center"/>
              <w:rPr>
                <w:rFonts w:ascii="等线" w:eastAsia="等线" w:hAnsi="等线" w:cs="宋体"/>
                <w:color w:val="000000"/>
                <w:kern w:val="0"/>
                <w:sz w:val="22"/>
              </w:rPr>
            </w:pPr>
            <w:r w:rsidRPr="000E4D90">
              <w:rPr>
                <w:rFonts w:ascii="等线" w:eastAsia="等线" w:hAnsi="等线" w:cs="宋体" w:hint="eastAsia"/>
                <w:color w:val="000000"/>
                <w:kern w:val="0"/>
                <w:sz w:val="22"/>
              </w:rPr>
              <w:t>San Ho Choi et al.</w:t>
            </w:r>
            <w:r w:rsidR="00954351">
              <w:rPr>
                <w:rFonts w:ascii="等线" w:eastAsia="等线" w:hAnsi="等线" w:cs="宋体"/>
                <w:color w:val="000000"/>
                <w:kern w:val="0"/>
                <w:sz w:val="22"/>
              </w:rPr>
              <w:fldChar w:fldCharType="begin"/>
            </w:r>
            <w:r w:rsidR="00954351">
              <w:rPr>
                <w:rFonts w:ascii="等线" w:eastAsia="等线" w:hAnsi="等线" w:cs="宋体"/>
                <w:color w:val="000000"/>
                <w:kern w:val="0"/>
                <w:sz w:val="22"/>
              </w:rPr>
              <w:instrText xml:space="preserve"> ADDIN EN.CITE &lt;EndNote&gt;&lt;Cite&gt;&lt;Author&gt;Choi&lt;/Author&gt;&lt;Year&gt;2018&lt;/Year&gt;&lt;RecNum&gt;2&lt;/RecNum&gt;&lt;DisplayText&gt;&lt;style face="superscript"&gt;[7]&lt;/style&gt;&lt;/DisplayText&gt;&lt;record&gt;&lt;rec-number&gt;2&lt;/rec-number&gt;&lt;foreign-keys&gt;&lt;key app="EN" db-id="5zp0rzevixdad7eps2dpfwx9vfwwaafzs5ts" timestamp="1541986951"&gt;2&lt;/key&gt;&lt;/foreign-keys&gt;&lt;ref-type name="Journal Article"&gt;17&lt;/ref-type&gt;&lt;contributors&gt;&lt;authors&gt;&lt;author&gt;Choi, Sang Ho&lt;/author&gt;&lt;author&gt;Yoon, Heenam&lt;/author&gt;&lt;author&gt;Kim, Hyun Seok&lt;/author&gt;&lt;author&gt;Kim, Han Byul&lt;/author&gt;&lt;author&gt;Kwon, Hyun Bin&lt;/author&gt;&lt;author&gt;Oh, Sung Min&lt;/author&gt;&lt;author&gt;Lee, Yu Jin&lt;/author&gt;&lt;author&gt;Park, Kwang Suk&lt;/author&gt;&lt;/authors&gt;&lt;/contributors&gt;&lt;titles&gt;&lt;title&gt;Real-time apnea-hypopnea event detection during sleep by convolutional neural networks&lt;/title&gt;&lt;secondary-title&gt;Computers in Biology and Medicine&lt;/secondary-title&gt;&lt;/titles&gt;&lt;periodical&gt;&lt;full-title&gt;Computers in Biology and Medicine&lt;/full-title&gt;&lt;/periodical&gt;&lt;pages&gt;123-131&lt;/pages&gt;&lt;volume&gt;100&lt;/volume&gt;&lt;keywords&gt;&lt;keyword&gt;Apnea-hypopnea event detection&lt;/keyword&gt;&lt;keyword&gt;Convolutional neural networks&lt;/keyword&gt;&lt;keyword&gt;Real-time monitoring&lt;/keyword&gt;&lt;keyword&gt;Sleep apnea and hypopnea syndrome diagnosis&lt;/keyword&gt;&lt;keyword&gt;Nasal pressure signal&lt;/keyword&gt;&lt;/keywords&gt;&lt;dates&gt;&lt;year&gt;2018&lt;/year&gt;&lt;pub-dates&gt;&lt;date&gt;2018/09/01/&lt;/date&gt;&lt;/pub-dates&gt;&lt;/dates&gt;&lt;isbn&gt;0010-4825&lt;/isbn&gt;&lt;urls&gt;&lt;related-urls&gt;&lt;url&gt;http://www.sciencedirect.com/science/article/pii/S0010482518301768&lt;/url&gt;&lt;/related-urls&gt;&lt;/urls&gt;&lt;electronic-resource-num&gt;https://doi.org/10.1016/j.compbiomed.2018.06.028&lt;/electronic-resource-num&gt;&lt;/record&gt;&lt;/Cite&gt;&lt;/EndNote&gt;</w:instrText>
            </w:r>
            <w:r w:rsidR="00954351">
              <w:rPr>
                <w:rFonts w:ascii="等线" w:eastAsia="等线" w:hAnsi="等线" w:cs="宋体"/>
                <w:color w:val="000000"/>
                <w:kern w:val="0"/>
                <w:sz w:val="22"/>
              </w:rPr>
              <w:fldChar w:fldCharType="separate"/>
            </w:r>
            <w:r w:rsidR="00954351" w:rsidRPr="00954351">
              <w:rPr>
                <w:rFonts w:ascii="等线" w:eastAsia="等线" w:hAnsi="等线" w:cs="宋体"/>
                <w:noProof/>
                <w:color w:val="000000"/>
                <w:kern w:val="0"/>
                <w:sz w:val="22"/>
                <w:vertAlign w:val="superscript"/>
              </w:rPr>
              <w:t>[7]</w:t>
            </w:r>
            <w:r w:rsidR="00954351">
              <w:rPr>
                <w:rFonts w:ascii="等线" w:eastAsia="等线" w:hAnsi="等线" w:cs="宋体"/>
                <w:color w:val="000000"/>
                <w:kern w:val="0"/>
                <w:sz w:val="22"/>
              </w:rPr>
              <w:fldChar w:fldCharType="end"/>
            </w:r>
          </w:p>
        </w:tc>
        <w:tc>
          <w:tcPr>
            <w:tcW w:w="1435" w:type="dxa"/>
            <w:vMerge w:val="restart"/>
            <w:shd w:val="clear" w:color="auto" w:fill="auto"/>
            <w:noWrap/>
            <w:vAlign w:val="center"/>
            <w:hideMark/>
          </w:tcPr>
          <w:p w14:paraId="0ED8FEA7" w14:textId="77777777" w:rsidR="003E5245" w:rsidRPr="000E4D90" w:rsidRDefault="003E5245" w:rsidP="00DF2EE1">
            <w:pPr>
              <w:widowControl/>
              <w:jc w:val="center"/>
              <w:rPr>
                <w:rFonts w:ascii="等线" w:eastAsia="等线" w:hAnsi="等线" w:cs="宋体"/>
                <w:color w:val="000000"/>
                <w:kern w:val="0"/>
                <w:sz w:val="22"/>
              </w:rPr>
            </w:pPr>
            <w:r w:rsidRPr="000E4D90">
              <w:rPr>
                <w:rFonts w:ascii="等线" w:eastAsia="等线" w:hAnsi="等线" w:cs="宋体" w:hint="eastAsia"/>
                <w:color w:val="000000"/>
                <w:kern w:val="0"/>
                <w:sz w:val="22"/>
              </w:rPr>
              <w:t>Convolutional neural networks</w:t>
            </w:r>
          </w:p>
        </w:tc>
        <w:tc>
          <w:tcPr>
            <w:tcW w:w="1163" w:type="dxa"/>
            <w:vMerge w:val="restart"/>
            <w:shd w:val="clear" w:color="auto" w:fill="auto"/>
            <w:noWrap/>
            <w:vAlign w:val="center"/>
            <w:hideMark/>
          </w:tcPr>
          <w:p w14:paraId="35AE04DD" w14:textId="77777777" w:rsidR="003E5245" w:rsidRPr="000E4D90" w:rsidRDefault="003E5245" w:rsidP="00DF2EE1">
            <w:pPr>
              <w:widowControl/>
              <w:jc w:val="center"/>
              <w:rPr>
                <w:rFonts w:ascii="等线" w:eastAsia="等线" w:hAnsi="等线" w:cs="宋体"/>
                <w:color w:val="000000"/>
                <w:kern w:val="0"/>
                <w:sz w:val="22"/>
              </w:rPr>
            </w:pPr>
            <w:r w:rsidRPr="000E4D90">
              <w:rPr>
                <w:rFonts w:ascii="等线" w:eastAsia="等线" w:hAnsi="等线" w:cs="宋体" w:hint="eastAsia"/>
                <w:color w:val="000000"/>
                <w:kern w:val="0"/>
                <w:sz w:val="22"/>
              </w:rPr>
              <w:t>Nasal pressure</w:t>
            </w:r>
          </w:p>
        </w:tc>
        <w:tc>
          <w:tcPr>
            <w:tcW w:w="768" w:type="dxa"/>
            <w:shd w:val="clear" w:color="auto" w:fill="auto"/>
            <w:noWrap/>
            <w:vAlign w:val="center"/>
            <w:hideMark/>
          </w:tcPr>
          <w:p w14:paraId="6FFD74F7"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5</w:t>
            </w:r>
          </w:p>
        </w:tc>
        <w:tc>
          <w:tcPr>
            <w:tcW w:w="864" w:type="dxa"/>
            <w:shd w:val="clear" w:color="auto" w:fill="auto"/>
            <w:noWrap/>
            <w:vAlign w:val="center"/>
            <w:hideMark/>
          </w:tcPr>
          <w:p w14:paraId="697D0A09"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96.2 </w:t>
            </w:r>
          </w:p>
        </w:tc>
        <w:tc>
          <w:tcPr>
            <w:tcW w:w="0" w:type="auto"/>
            <w:shd w:val="clear" w:color="auto" w:fill="auto"/>
            <w:noWrap/>
            <w:vAlign w:val="center"/>
            <w:hideMark/>
          </w:tcPr>
          <w:p w14:paraId="7CF6E118"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100.0 </w:t>
            </w:r>
          </w:p>
        </w:tc>
        <w:tc>
          <w:tcPr>
            <w:tcW w:w="0" w:type="auto"/>
            <w:shd w:val="clear" w:color="auto" w:fill="auto"/>
            <w:noWrap/>
            <w:vAlign w:val="center"/>
            <w:hideMark/>
          </w:tcPr>
          <w:p w14:paraId="26265027"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84.6 </w:t>
            </w:r>
          </w:p>
        </w:tc>
      </w:tr>
      <w:tr w:rsidR="003E5245" w:rsidRPr="000E4D90" w14:paraId="042887D6" w14:textId="77777777" w:rsidTr="00DF2EE1">
        <w:trPr>
          <w:trHeight w:val="285"/>
          <w:jc w:val="center"/>
        </w:trPr>
        <w:tc>
          <w:tcPr>
            <w:tcW w:w="0" w:type="auto"/>
            <w:vMerge/>
            <w:vAlign w:val="center"/>
            <w:hideMark/>
          </w:tcPr>
          <w:p w14:paraId="23492555" w14:textId="77777777" w:rsidR="003E5245" w:rsidRPr="000E4D90" w:rsidRDefault="003E5245" w:rsidP="00DF2EE1">
            <w:pPr>
              <w:widowControl/>
              <w:jc w:val="left"/>
              <w:rPr>
                <w:rFonts w:ascii="等线" w:eastAsia="等线" w:hAnsi="等线" w:cs="宋体"/>
                <w:color w:val="000000"/>
                <w:kern w:val="0"/>
                <w:sz w:val="22"/>
              </w:rPr>
            </w:pPr>
          </w:p>
        </w:tc>
        <w:tc>
          <w:tcPr>
            <w:tcW w:w="1435" w:type="dxa"/>
            <w:vMerge/>
            <w:vAlign w:val="center"/>
            <w:hideMark/>
          </w:tcPr>
          <w:p w14:paraId="4829FD61" w14:textId="77777777" w:rsidR="003E5245" w:rsidRPr="000E4D90" w:rsidRDefault="003E5245" w:rsidP="00DF2EE1">
            <w:pPr>
              <w:widowControl/>
              <w:jc w:val="left"/>
              <w:rPr>
                <w:rFonts w:ascii="等线" w:eastAsia="等线" w:hAnsi="等线" w:cs="宋体"/>
                <w:color w:val="000000"/>
                <w:kern w:val="0"/>
                <w:sz w:val="22"/>
              </w:rPr>
            </w:pPr>
          </w:p>
        </w:tc>
        <w:tc>
          <w:tcPr>
            <w:tcW w:w="1163" w:type="dxa"/>
            <w:vMerge/>
            <w:vAlign w:val="center"/>
            <w:hideMark/>
          </w:tcPr>
          <w:p w14:paraId="0DEA415E" w14:textId="77777777" w:rsidR="003E5245" w:rsidRPr="000E4D90" w:rsidRDefault="003E5245" w:rsidP="00DF2EE1">
            <w:pPr>
              <w:widowControl/>
              <w:jc w:val="left"/>
              <w:rPr>
                <w:rFonts w:ascii="等线" w:eastAsia="等线" w:hAnsi="等线" w:cs="宋体"/>
                <w:color w:val="000000"/>
                <w:kern w:val="0"/>
                <w:sz w:val="22"/>
              </w:rPr>
            </w:pPr>
          </w:p>
        </w:tc>
        <w:tc>
          <w:tcPr>
            <w:tcW w:w="768" w:type="dxa"/>
            <w:shd w:val="clear" w:color="auto" w:fill="auto"/>
            <w:noWrap/>
            <w:vAlign w:val="center"/>
            <w:hideMark/>
          </w:tcPr>
          <w:p w14:paraId="6EDA5F6E"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15</w:t>
            </w:r>
          </w:p>
        </w:tc>
        <w:tc>
          <w:tcPr>
            <w:tcW w:w="864" w:type="dxa"/>
            <w:shd w:val="clear" w:color="auto" w:fill="auto"/>
            <w:noWrap/>
            <w:vAlign w:val="center"/>
            <w:hideMark/>
          </w:tcPr>
          <w:p w14:paraId="4A8BE636"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92.3 </w:t>
            </w:r>
          </w:p>
        </w:tc>
        <w:tc>
          <w:tcPr>
            <w:tcW w:w="0" w:type="auto"/>
            <w:shd w:val="clear" w:color="auto" w:fill="auto"/>
            <w:noWrap/>
            <w:vAlign w:val="center"/>
            <w:hideMark/>
          </w:tcPr>
          <w:p w14:paraId="740B8B24"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98.1 </w:t>
            </w:r>
          </w:p>
        </w:tc>
        <w:tc>
          <w:tcPr>
            <w:tcW w:w="0" w:type="auto"/>
            <w:shd w:val="clear" w:color="auto" w:fill="auto"/>
            <w:noWrap/>
            <w:vAlign w:val="center"/>
            <w:hideMark/>
          </w:tcPr>
          <w:p w14:paraId="79E5E8FF"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86.5 </w:t>
            </w:r>
          </w:p>
        </w:tc>
      </w:tr>
      <w:tr w:rsidR="003E5245" w:rsidRPr="000E4D90" w14:paraId="0EE2564E" w14:textId="77777777" w:rsidTr="00DF2EE1">
        <w:trPr>
          <w:trHeight w:val="285"/>
          <w:jc w:val="center"/>
        </w:trPr>
        <w:tc>
          <w:tcPr>
            <w:tcW w:w="0" w:type="auto"/>
            <w:vMerge/>
            <w:vAlign w:val="center"/>
            <w:hideMark/>
          </w:tcPr>
          <w:p w14:paraId="21EFC056" w14:textId="77777777" w:rsidR="003E5245" w:rsidRPr="000E4D90" w:rsidRDefault="003E5245" w:rsidP="00DF2EE1">
            <w:pPr>
              <w:widowControl/>
              <w:jc w:val="left"/>
              <w:rPr>
                <w:rFonts w:ascii="等线" w:eastAsia="等线" w:hAnsi="等线" w:cs="宋体"/>
                <w:color w:val="000000"/>
                <w:kern w:val="0"/>
                <w:sz w:val="22"/>
              </w:rPr>
            </w:pPr>
          </w:p>
        </w:tc>
        <w:tc>
          <w:tcPr>
            <w:tcW w:w="1435" w:type="dxa"/>
            <w:vMerge/>
            <w:vAlign w:val="center"/>
            <w:hideMark/>
          </w:tcPr>
          <w:p w14:paraId="05B26170" w14:textId="77777777" w:rsidR="003E5245" w:rsidRPr="000E4D90" w:rsidRDefault="003E5245" w:rsidP="00DF2EE1">
            <w:pPr>
              <w:widowControl/>
              <w:jc w:val="left"/>
              <w:rPr>
                <w:rFonts w:ascii="等线" w:eastAsia="等线" w:hAnsi="等线" w:cs="宋体"/>
                <w:color w:val="000000"/>
                <w:kern w:val="0"/>
                <w:sz w:val="22"/>
              </w:rPr>
            </w:pPr>
          </w:p>
        </w:tc>
        <w:tc>
          <w:tcPr>
            <w:tcW w:w="1163" w:type="dxa"/>
            <w:vMerge/>
            <w:vAlign w:val="center"/>
            <w:hideMark/>
          </w:tcPr>
          <w:p w14:paraId="2750B006" w14:textId="77777777" w:rsidR="003E5245" w:rsidRPr="000E4D90" w:rsidRDefault="003E5245" w:rsidP="00DF2EE1">
            <w:pPr>
              <w:widowControl/>
              <w:jc w:val="left"/>
              <w:rPr>
                <w:rFonts w:ascii="等线" w:eastAsia="等线" w:hAnsi="等线" w:cs="宋体"/>
                <w:color w:val="000000"/>
                <w:kern w:val="0"/>
                <w:sz w:val="22"/>
              </w:rPr>
            </w:pPr>
          </w:p>
        </w:tc>
        <w:tc>
          <w:tcPr>
            <w:tcW w:w="768" w:type="dxa"/>
            <w:shd w:val="clear" w:color="auto" w:fill="auto"/>
            <w:noWrap/>
            <w:vAlign w:val="center"/>
            <w:hideMark/>
          </w:tcPr>
          <w:p w14:paraId="5D7DA1B5"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30</w:t>
            </w:r>
          </w:p>
        </w:tc>
        <w:tc>
          <w:tcPr>
            <w:tcW w:w="864" w:type="dxa"/>
            <w:shd w:val="clear" w:color="auto" w:fill="auto"/>
            <w:noWrap/>
            <w:vAlign w:val="center"/>
            <w:hideMark/>
          </w:tcPr>
          <w:p w14:paraId="37B17A31"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96.2 </w:t>
            </w:r>
          </w:p>
        </w:tc>
        <w:tc>
          <w:tcPr>
            <w:tcW w:w="0" w:type="auto"/>
            <w:shd w:val="clear" w:color="auto" w:fill="auto"/>
            <w:noWrap/>
            <w:vAlign w:val="center"/>
            <w:hideMark/>
          </w:tcPr>
          <w:p w14:paraId="2EA970AF"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96.2 </w:t>
            </w:r>
          </w:p>
        </w:tc>
        <w:tc>
          <w:tcPr>
            <w:tcW w:w="0" w:type="auto"/>
            <w:shd w:val="clear" w:color="auto" w:fill="auto"/>
            <w:noWrap/>
            <w:vAlign w:val="center"/>
            <w:hideMark/>
          </w:tcPr>
          <w:p w14:paraId="3554BCF8"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96.2 </w:t>
            </w:r>
          </w:p>
        </w:tc>
      </w:tr>
      <w:tr w:rsidR="003E5245" w:rsidRPr="000E4D90" w14:paraId="0FBFFE8D" w14:textId="77777777" w:rsidTr="00DF2EE1">
        <w:trPr>
          <w:trHeight w:val="285"/>
          <w:jc w:val="center"/>
        </w:trPr>
        <w:tc>
          <w:tcPr>
            <w:tcW w:w="0" w:type="auto"/>
            <w:vMerge w:val="restart"/>
            <w:shd w:val="clear" w:color="auto" w:fill="auto"/>
            <w:noWrap/>
            <w:vAlign w:val="center"/>
            <w:hideMark/>
          </w:tcPr>
          <w:p w14:paraId="1C15AA82" w14:textId="3AB38956" w:rsidR="003E5245" w:rsidRPr="000E4D90" w:rsidRDefault="003E5245" w:rsidP="00DF2EE1">
            <w:pPr>
              <w:widowControl/>
              <w:jc w:val="center"/>
              <w:rPr>
                <w:rFonts w:ascii="等线" w:eastAsia="等线" w:hAnsi="等线" w:cs="宋体"/>
                <w:color w:val="000000"/>
                <w:kern w:val="0"/>
                <w:sz w:val="22"/>
              </w:rPr>
            </w:pPr>
            <w:r w:rsidRPr="000E4D90">
              <w:rPr>
                <w:rFonts w:ascii="等线" w:eastAsia="等线" w:hAnsi="等线" w:cs="宋体" w:hint="eastAsia"/>
                <w:color w:val="000000"/>
                <w:kern w:val="0"/>
                <w:sz w:val="22"/>
              </w:rPr>
              <w:t>Da Woon Jung et al.</w:t>
            </w:r>
            <w:r w:rsidR="00954351">
              <w:rPr>
                <w:rFonts w:ascii="等线" w:eastAsia="等线" w:hAnsi="等线" w:cs="宋体"/>
                <w:color w:val="000000"/>
                <w:kern w:val="0"/>
                <w:sz w:val="22"/>
              </w:rPr>
              <w:fldChar w:fldCharType="begin">
                <w:fldData xml:space="preserve">PEVuZE5vdGU+PENpdGU+PEF1dGhvcj5KdW5nPC9BdXRob3I+PFllYXI+MjAxODwvWWVhcj48UmVj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</w:fldData>
              </w:fldChar>
            </w:r>
            <w:r w:rsidR="00954351">
              <w:rPr>
                <w:rFonts w:ascii="等线" w:eastAsia="等线" w:hAnsi="等线" w:cs="宋体"/>
                <w:color w:val="000000"/>
                <w:kern w:val="0"/>
                <w:sz w:val="22"/>
              </w:rPr>
              <w:instrText xml:space="preserve"> ADDIN EN.CITE </w:instrText>
            </w:r>
            <w:r w:rsidR="00954351">
              <w:rPr>
                <w:rFonts w:ascii="等线" w:eastAsia="等线" w:hAnsi="等线" w:cs="宋体"/>
                <w:color w:val="000000"/>
                <w:kern w:val="0"/>
                <w:sz w:val="22"/>
              </w:rPr>
              <w:fldChar w:fldCharType="begin">
                <w:fldData xml:space="preserve">PEVuZE5vdGU+PENpdGU+PEF1dGhvcj5KdW5nPC9BdXRob3I+PFllYXI+MjAxODwvWWVhcj48UmVj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</w:fldData>
              </w:fldChar>
            </w:r>
            <w:r w:rsidR="00954351">
              <w:rPr>
                <w:rFonts w:ascii="等线" w:eastAsia="等线" w:hAnsi="等线" w:cs="宋体"/>
                <w:color w:val="000000"/>
                <w:kern w:val="0"/>
                <w:sz w:val="22"/>
              </w:rPr>
              <w:instrText xml:space="preserve"> ADDIN EN.CITE.DATA </w:instrText>
            </w:r>
            <w:r w:rsidR="00954351">
              <w:rPr>
                <w:rFonts w:ascii="等线" w:eastAsia="等线" w:hAnsi="等线" w:cs="宋体"/>
                <w:color w:val="000000"/>
                <w:kern w:val="0"/>
                <w:sz w:val="22"/>
              </w:rPr>
            </w:r>
            <w:r w:rsidR="00954351">
              <w:rPr>
                <w:rFonts w:ascii="等线" w:eastAsia="等线" w:hAnsi="等线" w:cs="宋体"/>
                <w:color w:val="000000"/>
                <w:kern w:val="0"/>
                <w:sz w:val="22"/>
              </w:rPr>
              <w:fldChar w:fldCharType="end"/>
            </w:r>
            <w:r w:rsidR="00954351">
              <w:rPr>
                <w:rFonts w:ascii="等线" w:eastAsia="等线" w:hAnsi="等线" w:cs="宋体"/>
                <w:color w:val="000000"/>
                <w:kern w:val="0"/>
                <w:sz w:val="22"/>
              </w:rPr>
            </w:r>
            <w:r w:rsidR="00954351">
              <w:rPr>
                <w:rFonts w:ascii="等线" w:eastAsia="等线" w:hAnsi="等线" w:cs="宋体"/>
                <w:color w:val="000000"/>
                <w:kern w:val="0"/>
                <w:sz w:val="22"/>
              </w:rPr>
              <w:fldChar w:fldCharType="separate"/>
            </w:r>
            <w:r w:rsidR="00954351" w:rsidRPr="00954351">
              <w:rPr>
                <w:rFonts w:ascii="等线" w:eastAsia="等线" w:hAnsi="等线" w:cs="宋体"/>
                <w:noProof/>
                <w:color w:val="000000"/>
                <w:kern w:val="0"/>
                <w:sz w:val="22"/>
                <w:vertAlign w:val="superscript"/>
              </w:rPr>
              <w:t>[11]</w:t>
            </w:r>
            <w:r w:rsidR="00954351">
              <w:rPr>
                <w:rFonts w:ascii="等线" w:eastAsia="等线" w:hAnsi="等线" w:cs="宋体"/>
                <w:color w:val="000000"/>
                <w:kern w:val="0"/>
                <w:sz w:val="22"/>
              </w:rPr>
              <w:fldChar w:fldCharType="end"/>
            </w:r>
          </w:p>
        </w:tc>
        <w:tc>
          <w:tcPr>
            <w:tcW w:w="1435" w:type="dxa"/>
            <w:vMerge w:val="restart"/>
            <w:shd w:val="clear" w:color="auto" w:fill="auto"/>
            <w:noWrap/>
            <w:vAlign w:val="center"/>
            <w:hideMark/>
          </w:tcPr>
          <w:p w14:paraId="063AEB3D" w14:textId="491DE2F0" w:rsidR="003E5245" w:rsidRPr="000E4D90" w:rsidRDefault="003E5245" w:rsidP="00DF2EE1">
            <w:pPr>
              <w:widowControl/>
              <w:jc w:val="center"/>
              <w:rPr>
                <w:rFonts w:ascii="等线" w:eastAsia="等线" w:hAnsi="等线" w:cs="宋体"/>
                <w:color w:val="000000"/>
                <w:kern w:val="0"/>
                <w:sz w:val="22"/>
              </w:rPr>
            </w:pPr>
            <w:r w:rsidRPr="000E4D90">
              <w:rPr>
                <w:rFonts w:ascii="等线" w:eastAsia="等线" w:hAnsi="等线" w:cs="宋体" w:hint="eastAsia"/>
                <w:color w:val="000000"/>
                <w:kern w:val="0"/>
                <w:sz w:val="22"/>
              </w:rPr>
              <w:t>Regression Model</w:t>
            </w:r>
          </w:p>
        </w:tc>
        <w:tc>
          <w:tcPr>
            <w:tcW w:w="1163" w:type="dxa"/>
            <w:vMerge w:val="restart"/>
            <w:shd w:val="clear" w:color="auto" w:fill="auto"/>
            <w:noWrap/>
            <w:vAlign w:val="center"/>
            <w:hideMark/>
          </w:tcPr>
          <w:p w14:paraId="1D5F2481" w14:textId="77777777" w:rsidR="003E5245" w:rsidRPr="000E4D90" w:rsidRDefault="003E5245" w:rsidP="00DF2EE1">
            <w:pPr>
              <w:widowControl/>
              <w:jc w:val="center"/>
              <w:rPr>
                <w:rFonts w:ascii="等线" w:eastAsia="等线" w:hAnsi="等线" w:cs="宋体"/>
                <w:color w:val="000000"/>
                <w:kern w:val="0"/>
                <w:sz w:val="22"/>
              </w:rPr>
            </w:pPr>
            <w:r w:rsidRPr="000E4D90">
              <w:rPr>
                <w:rFonts w:ascii="等线" w:eastAsia="等线" w:hAnsi="等线" w:cs="宋体" w:hint="eastAsia"/>
                <w:color w:val="000000"/>
                <w:kern w:val="0"/>
                <w:sz w:val="22"/>
              </w:rPr>
              <w:t>SpO2</w:t>
            </w:r>
          </w:p>
        </w:tc>
        <w:tc>
          <w:tcPr>
            <w:tcW w:w="768" w:type="dxa"/>
            <w:shd w:val="clear" w:color="auto" w:fill="auto"/>
            <w:noWrap/>
            <w:vAlign w:val="center"/>
            <w:hideMark/>
          </w:tcPr>
          <w:p w14:paraId="66083C2E"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5</w:t>
            </w:r>
          </w:p>
        </w:tc>
        <w:tc>
          <w:tcPr>
            <w:tcW w:w="864" w:type="dxa"/>
            <w:shd w:val="clear" w:color="auto" w:fill="auto"/>
            <w:noWrap/>
            <w:vAlign w:val="center"/>
            <w:hideMark/>
          </w:tcPr>
          <w:p w14:paraId="64F9B050"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97.8 </w:t>
            </w:r>
          </w:p>
        </w:tc>
        <w:tc>
          <w:tcPr>
            <w:tcW w:w="0" w:type="auto"/>
            <w:shd w:val="clear" w:color="auto" w:fill="auto"/>
            <w:noWrap/>
            <w:vAlign w:val="center"/>
            <w:hideMark/>
          </w:tcPr>
          <w:p w14:paraId="59EDD3B7"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98.6 </w:t>
            </w:r>
          </w:p>
        </w:tc>
        <w:tc>
          <w:tcPr>
            <w:tcW w:w="0" w:type="auto"/>
            <w:shd w:val="clear" w:color="auto" w:fill="auto"/>
            <w:noWrap/>
            <w:vAlign w:val="center"/>
            <w:hideMark/>
          </w:tcPr>
          <w:p w14:paraId="13DFE77A"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94.4 </w:t>
            </w:r>
          </w:p>
        </w:tc>
      </w:tr>
      <w:tr w:rsidR="003E5245" w:rsidRPr="000E4D90" w14:paraId="5C6B98A2" w14:textId="77777777" w:rsidTr="00DF2EE1">
        <w:trPr>
          <w:trHeight w:val="285"/>
          <w:jc w:val="center"/>
        </w:trPr>
        <w:tc>
          <w:tcPr>
            <w:tcW w:w="0" w:type="auto"/>
            <w:vMerge/>
            <w:vAlign w:val="center"/>
            <w:hideMark/>
          </w:tcPr>
          <w:p w14:paraId="539528C9" w14:textId="77777777" w:rsidR="003E5245" w:rsidRPr="000E4D90" w:rsidRDefault="003E5245" w:rsidP="00DF2EE1">
            <w:pPr>
              <w:widowControl/>
              <w:jc w:val="left"/>
              <w:rPr>
                <w:rFonts w:ascii="等线" w:eastAsia="等线" w:hAnsi="等线" w:cs="宋体"/>
                <w:color w:val="000000"/>
                <w:kern w:val="0"/>
                <w:sz w:val="22"/>
              </w:rPr>
            </w:pPr>
          </w:p>
        </w:tc>
        <w:tc>
          <w:tcPr>
            <w:tcW w:w="1435" w:type="dxa"/>
            <w:vMerge/>
            <w:vAlign w:val="center"/>
            <w:hideMark/>
          </w:tcPr>
          <w:p w14:paraId="1C4A7E63" w14:textId="77777777" w:rsidR="003E5245" w:rsidRPr="000E4D90" w:rsidRDefault="003E5245" w:rsidP="00DF2EE1">
            <w:pPr>
              <w:widowControl/>
              <w:jc w:val="left"/>
              <w:rPr>
                <w:rFonts w:ascii="等线" w:eastAsia="等线" w:hAnsi="等线" w:cs="宋体"/>
                <w:color w:val="000000"/>
                <w:kern w:val="0"/>
                <w:sz w:val="22"/>
              </w:rPr>
            </w:pPr>
          </w:p>
        </w:tc>
        <w:tc>
          <w:tcPr>
            <w:tcW w:w="1163" w:type="dxa"/>
            <w:vMerge/>
            <w:vAlign w:val="center"/>
            <w:hideMark/>
          </w:tcPr>
          <w:p w14:paraId="70DF6DDC" w14:textId="77777777" w:rsidR="003E5245" w:rsidRPr="000E4D90" w:rsidRDefault="003E5245" w:rsidP="00DF2EE1">
            <w:pPr>
              <w:widowControl/>
              <w:jc w:val="left"/>
              <w:rPr>
                <w:rFonts w:ascii="等线" w:eastAsia="等线" w:hAnsi="等线" w:cs="宋体"/>
                <w:color w:val="000000"/>
                <w:kern w:val="0"/>
                <w:sz w:val="22"/>
              </w:rPr>
            </w:pPr>
          </w:p>
        </w:tc>
        <w:tc>
          <w:tcPr>
            <w:tcW w:w="768" w:type="dxa"/>
            <w:shd w:val="clear" w:color="auto" w:fill="auto"/>
            <w:noWrap/>
            <w:vAlign w:val="center"/>
            <w:hideMark/>
          </w:tcPr>
          <w:p w14:paraId="46867F37"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10</w:t>
            </w:r>
          </w:p>
        </w:tc>
        <w:tc>
          <w:tcPr>
            <w:tcW w:w="864" w:type="dxa"/>
            <w:shd w:val="clear" w:color="auto" w:fill="auto"/>
            <w:noWrap/>
            <w:vAlign w:val="center"/>
            <w:hideMark/>
          </w:tcPr>
          <w:p w14:paraId="30CB4935"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96.7 </w:t>
            </w:r>
          </w:p>
        </w:tc>
        <w:tc>
          <w:tcPr>
            <w:tcW w:w="0" w:type="auto"/>
            <w:shd w:val="clear" w:color="auto" w:fill="auto"/>
            <w:noWrap/>
            <w:vAlign w:val="center"/>
            <w:hideMark/>
          </w:tcPr>
          <w:p w14:paraId="01C44322"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98.4 </w:t>
            </w:r>
          </w:p>
        </w:tc>
        <w:tc>
          <w:tcPr>
            <w:tcW w:w="0" w:type="auto"/>
            <w:shd w:val="clear" w:color="auto" w:fill="auto"/>
            <w:noWrap/>
            <w:vAlign w:val="center"/>
            <w:hideMark/>
          </w:tcPr>
          <w:p w14:paraId="615030C3"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92.9 </w:t>
            </w:r>
          </w:p>
        </w:tc>
      </w:tr>
      <w:tr w:rsidR="003E5245" w:rsidRPr="000E4D90" w14:paraId="2A882603" w14:textId="77777777" w:rsidTr="00DF2EE1">
        <w:trPr>
          <w:trHeight w:val="285"/>
          <w:jc w:val="center"/>
        </w:trPr>
        <w:tc>
          <w:tcPr>
            <w:tcW w:w="0" w:type="auto"/>
            <w:vMerge/>
            <w:vAlign w:val="center"/>
            <w:hideMark/>
          </w:tcPr>
          <w:p w14:paraId="26CB6FFF" w14:textId="77777777" w:rsidR="003E5245" w:rsidRPr="000E4D90" w:rsidRDefault="003E5245" w:rsidP="00DF2EE1">
            <w:pPr>
              <w:widowControl/>
              <w:jc w:val="left"/>
              <w:rPr>
                <w:rFonts w:ascii="等线" w:eastAsia="等线" w:hAnsi="等线" w:cs="宋体"/>
                <w:color w:val="000000"/>
                <w:kern w:val="0"/>
                <w:sz w:val="22"/>
              </w:rPr>
            </w:pPr>
          </w:p>
        </w:tc>
        <w:tc>
          <w:tcPr>
            <w:tcW w:w="1435" w:type="dxa"/>
            <w:vMerge/>
            <w:vAlign w:val="center"/>
            <w:hideMark/>
          </w:tcPr>
          <w:p w14:paraId="659447C0" w14:textId="77777777" w:rsidR="003E5245" w:rsidRPr="000E4D90" w:rsidRDefault="003E5245" w:rsidP="00DF2EE1">
            <w:pPr>
              <w:widowControl/>
              <w:jc w:val="left"/>
              <w:rPr>
                <w:rFonts w:ascii="等线" w:eastAsia="等线" w:hAnsi="等线" w:cs="宋体"/>
                <w:color w:val="000000"/>
                <w:kern w:val="0"/>
                <w:sz w:val="22"/>
              </w:rPr>
            </w:pPr>
          </w:p>
        </w:tc>
        <w:tc>
          <w:tcPr>
            <w:tcW w:w="1163" w:type="dxa"/>
            <w:vMerge/>
            <w:vAlign w:val="center"/>
            <w:hideMark/>
          </w:tcPr>
          <w:p w14:paraId="049180D9" w14:textId="77777777" w:rsidR="003E5245" w:rsidRPr="000E4D90" w:rsidRDefault="003E5245" w:rsidP="00DF2EE1">
            <w:pPr>
              <w:widowControl/>
              <w:jc w:val="left"/>
              <w:rPr>
                <w:rFonts w:ascii="等线" w:eastAsia="等线" w:hAnsi="等线" w:cs="宋体"/>
                <w:color w:val="000000"/>
                <w:kern w:val="0"/>
                <w:sz w:val="22"/>
              </w:rPr>
            </w:pPr>
          </w:p>
        </w:tc>
        <w:tc>
          <w:tcPr>
            <w:tcW w:w="768" w:type="dxa"/>
            <w:shd w:val="clear" w:color="auto" w:fill="auto"/>
            <w:noWrap/>
            <w:vAlign w:val="center"/>
            <w:hideMark/>
          </w:tcPr>
          <w:p w14:paraId="5D08AE1E"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15</w:t>
            </w:r>
          </w:p>
        </w:tc>
        <w:tc>
          <w:tcPr>
            <w:tcW w:w="864" w:type="dxa"/>
            <w:shd w:val="clear" w:color="auto" w:fill="auto"/>
            <w:noWrap/>
            <w:vAlign w:val="center"/>
            <w:hideMark/>
          </w:tcPr>
          <w:p w14:paraId="310C91F6"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95.7 </w:t>
            </w:r>
          </w:p>
        </w:tc>
        <w:tc>
          <w:tcPr>
            <w:tcW w:w="0" w:type="auto"/>
            <w:shd w:val="clear" w:color="auto" w:fill="auto"/>
            <w:noWrap/>
            <w:vAlign w:val="center"/>
            <w:hideMark/>
          </w:tcPr>
          <w:p w14:paraId="4A4854C5"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96.4 </w:t>
            </w:r>
          </w:p>
        </w:tc>
        <w:tc>
          <w:tcPr>
            <w:tcW w:w="0" w:type="auto"/>
            <w:shd w:val="clear" w:color="auto" w:fill="auto"/>
            <w:noWrap/>
            <w:vAlign w:val="center"/>
            <w:hideMark/>
          </w:tcPr>
          <w:p w14:paraId="53E8F191"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94.6 </w:t>
            </w:r>
          </w:p>
        </w:tc>
      </w:tr>
      <w:tr w:rsidR="003E5245" w:rsidRPr="000E4D90" w14:paraId="3F28C7F6" w14:textId="77777777" w:rsidTr="00DF2EE1">
        <w:trPr>
          <w:trHeight w:val="285"/>
          <w:jc w:val="center"/>
        </w:trPr>
        <w:tc>
          <w:tcPr>
            <w:tcW w:w="0" w:type="auto"/>
            <w:vMerge/>
            <w:vAlign w:val="center"/>
            <w:hideMark/>
          </w:tcPr>
          <w:p w14:paraId="44270EDE" w14:textId="77777777" w:rsidR="003E5245" w:rsidRPr="000E4D90" w:rsidRDefault="003E5245" w:rsidP="00DF2EE1">
            <w:pPr>
              <w:widowControl/>
              <w:jc w:val="left"/>
              <w:rPr>
                <w:rFonts w:ascii="等线" w:eastAsia="等线" w:hAnsi="等线" w:cs="宋体"/>
                <w:color w:val="000000"/>
                <w:kern w:val="0"/>
                <w:sz w:val="22"/>
              </w:rPr>
            </w:pPr>
          </w:p>
        </w:tc>
        <w:tc>
          <w:tcPr>
            <w:tcW w:w="1435" w:type="dxa"/>
            <w:vMerge/>
            <w:vAlign w:val="center"/>
            <w:hideMark/>
          </w:tcPr>
          <w:p w14:paraId="297222F5" w14:textId="77777777" w:rsidR="003E5245" w:rsidRPr="000E4D90" w:rsidRDefault="003E5245" w:rsidP="00DF2EE1">
            <w:pPr>
              <w:widowControl/>
              <w:jc w:val="left"/>
              <w:rPr>
                <w:rFonts w:ascii="等线" w:eastAsia="等线" w:hAnsi="等线" w:cs="宋体"/>
                <w:color w:val="000000"/>
                <w:kern w:val="0"/>
                <w:sz w:val="22"/>
              </w:rPr>
            </w:pPr>
          </w:p>
        </w:tc>
        <w:tc>
          <w:tcPr>
            <w:tcW w:w="1163" w:type="dxa"/>
            <w:vMerge/>
            <w:vAlign w:val="center"/>
            <w:hideMark/>
          </w:tcPr>
          <w:p w14:paraId="1AB3CF59" w14:textId="77777777" w:rsidR="003E5245" w:rsidRPr="000E4D90" w:rsidRDefault="003E5245" w:rsidP="00DF2EE1">
            <w:pPr>
              <w:widowControl/>
              <w:jc w:val="left"/>
              <w:rPr>
                <w:rFonts w:ascii="等线" w:eastAsia="等线" w:hAnsi="等线" w:cs="宋体"/>
                <w:color w:val="000000"/>
                <w:kern w:val="0"/>
                <w:sz w:val="22"/>
              </w:rPr>
            </w:pPr>
          </w:p>
        </w:tc>
        <w:tc>
          <w:tcPr>
            <w:tcW w:w="768" w:type="dxa"/>
            <w:shd w:val="clear" w:color="auto" w:fill="auto"/>
            <w:noWrap/>
            <w:vAlign w:val="center"/>
            <w:hideMark/>
          </w:tcPr>
          <w:p w14:paraId="7F26419A"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30</w:t>
            </w:r>
          </w:p>
        </w:tc>
        <w:tc>
          <w:tcPr>
            <w:tcW w:w="864" w:type="dxa"/>
            <w:shd w:val="clear" w:color="auto" w:fill="auto"/>
            <w:noWrap/>
            <w:vAlign w:val="center"/>
            <w:hideMark/>
          </w:tcPr>
          <w:p w14:paraId="79AF9A97"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96.7 </w:t>
            </w:r>
          </w:p>
        </w:tc>
        <w:tc>
          <w:tcPr>
            <w:tcW w:w="0" w:type="auto"/>
            <w:shd w:val="clear" w:color="auto" w:fill="auto"/>
            <w:noWrap/>
            <w:vAlign w:val="center"/>
            <w:hideMark/>
          </w:tcPr>
          <w:p w14:paraId="60CA978D"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97.1 </w:t>
            </w:r>
          </w:p>
        </w:tc>
        <w:tc>
          <w:tcPr>
            <w:tcW w:w="0" w:type="auto"/>
            <w:shd w:val="clear" w:color="auto" w:fill="auto"/>
            <w:noWrap/>
            <w:vAlign w:val="center"/>
            <w:hideMark/>
          </w:tcPr>
          <w:p w14:paraId="5724F06F"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96.5 </w:t>
            </w:r>
          </w:p>
        </w:tc>
      </w:tr>
      <w:tr w:rsidR="003E5245" w:rsidRPr="000E4D90" w14:paraId="3DB6223D" w14:textId="77777777" w:rsidTr="00DF2EE1">
        <w:trPr>
          <w:trHeight w:val="285"/>
          <w:jc w:val="center"/>
        </w:trPr>
        <w:tc>
          <w:tcPr>
            <w:tcW w:w="0" w:type="auto"/>
            <w:vMerge w:val="restart"/>
            <w:shd w:val="clear" w:color="auto" w:fill="auto"/>
            <w:noWrap/>
            <w:vAlign w:val="center"/>
            <w:hideMark/>
          </w:tcPr>
          <w:p w14:paraId="1A8C08F4" w14:textId="53D4E331" w:rsidR="003E5245" w:rsidRPr="000E4D90" w:rsidRDefault="003E5245" w:rsidP="00DF2EE1">
            <w:pPr>
              <w:widowControl/>
              <w:jc w:val="center"/>
              <w:rPr>
                <w:rFonts w:ascii="等线" w:eastAsia="等线" w:hAnsi="等线" w:cs="宋体"/>
                <w:color w:val="000000"/>
                <w:kern w:val="0"/>
                <w:sz w:val="22"/>
              </w:rPr>
            </w:pPr>
            <w:r w:rsidRPr="000E4D90">
              <w:rPr>
                <w:rFonts w:ascii="等线" w:eastAsia="等线" w:hAnsi="等线" w:cs="宋体" w:hint="eastAsia"/>
                <w:color w:val="000000"/>
                <w:kern w:val="0"/>
                <w:sz w:val="22"/>
              </w:rPr>
              <w:t>Gonzalo C et al.</w:t>
            </w:r>
            <w:r w:rsidR="00954351">
              <w:rPr>
                <w:rFonts w:ascii="等线" w:eastAsia="等线" w:hAnsi="等线" w:cs="宋体"/>
                <w:color w:val="000000"/>
                <w:kern w:val="0"/>
                <w:sz w:val="22"/>
              </w:rPr>
              <w:fldChar w:fldCharType="begin">
                <w:fldData xml:space="preserve">PEVuZE5vdGU+PENpdGU+PEF1dGhvcj5HdXRpZXJyZXotVG9iYWw8L0F1dGhvcj48WWVhcj4yMDE2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</w:fldData>
              </w:fldChar>
            </w:r>
            <w:r w:rsidR="00954351">
              <w:rPr>
                <w:rFonts w:ascii="等线" w:eastAsia="等线" w:hAnsi="等线" w:cs="宋体"/>
                <w:color w:val="000000"/>
                <w:kern w:val="0"/>
                <w:sz w:val="22"/>
              </w:rPr>
              <w:instrText xml:space="preserve"> ADDIN EN.CITE </w:instrText>
            </w:r>
            <w:r w:rsidR="00954351">
              <w:rPr>
                <w:rFonts w:ascii="等线" w:eastAsia="等线" w:hAnsi="等线" w:cs="宋体"/>
                <w:color w:val="000000"/>
                <w:kern w:val="0"/>
                <w:sz w:val="22"/>
              </w:rPr>
              <w:fldChar w:fldCharType="begin">
                <w:fldData xml:space="preserve">PEVuZE5vdGU+PENpdGU+PEF1dGhvcj5HdXRpZXJyZXotVG9iYWw8L0F1dGhvcj48WWVhcj4yMDE2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</w:fldData>
              </w:fldChar>
            </w:r>
            <w:r w:rsidR="00954351">
              <w:rPr>
                <w:rFonts w:ascii="等线" w:eastAsia="等线" w:hAnsi="等线" w:cs="宋体"/>
                <w:color w:val="000000"/>
                <w:kern w:val="0"/>
                <w:sz w:val="22"/>
              </w:rPr>
              <w:instrText xml:space="preserve"> ADDIN EN.CITE.DATA </w:instrText>
            </w:r>
            <w:r w:rsidR="00954351">
              <w:rPr>
                <w:rFonts w:ascii="等线" w:eastAsia="等线" w:hAnsi="等线" w:cs="宋体"/>
                <w:color w:val="000000"/>
                <w:kern w:val="0"/>
                <w:sz w:val="22"/>
              </w:rPr>
            </w:r>
            <w:r w:rsidR="00954351">
              <w:rPr>
                <w:rFonts w:ascii="等线" w:eastAsia="等线" w:hAnsi="等线" w:cs="宋体"/>
                <w:color w:val="000000"/>
                <w:kern w:val="0"/>
                <w:sz w:val="22"/>
              </w:rPr>
              <w:fldChar w:fldCharType="end"/>
            </w:r>
            <w:r w:rsidR="00954351">
              <w:rPr>
                <w:rFonts w:ascii="等线" w:eastAsia="等线" w:hAnsi="等线" w:cs="宋体"/>
                <w:color w:val="000000"/>
                <w:kern w:val="0"/>
                <w:sz w:val="22"/>
              </w:rPr>
            </w:r>
            <w:r w:rsidR="00954351">
              <w:rPr>
                <w:rFonts w:ascii="等线" w:eastAsia="等线" w:hAnsi="等线" w:cs="宋体"/>
                <w:color w:val="000000"/>
                <w:kern w:val="0"/>
                <w:sz w:val="22"/>
              </w:rPr>
              <w:fldChar w:fldCharType="separate"/>
            </w:r>
            <w:r w:rsidR="00954351" w:rsidRPr="00954351">
              <w:rPr>
                <w:rFonts w:ascii="等线" w:eastAsia="等线" w:hAnsi="等线" w:cs="宋体"/>
                <w:noProof/>
                <w:color w:val="000000"/>
                <w:kern w:val="0"/>
                <w:sz w:val="22"/>
                <w:vertAlign w:val="superscript"/>
              </w:rPr>
              <w:t>[8]</w:t>
            </w:r>
            <w:r w:rsidR="00954351">
              <w:rPr>
                <w:rFonts w:ascii="等线" w:eastAsia="等线" w:hAnsi="等线" w:cs="宋体"/>
                <w:color w:val="000000"/>
                <w:kern w:val="0"/>
                <w:sz w:val="22"/>
              </w:rPr>
              <w:fldChar w:fldCharType="end"/>
            </w:r>
          </w:p>
        </w:tc>
        <w:tc>
          <w:tcPr>
            <w:tcW w:w="1435" w:type="dxa"/>
            <w:vMerge w:val="restart"/>
            <w:shd w:val="clear" w:color="auto" w:fill="auto"/>
            <w:noWrap/>
            <w:vAlign w:val="center"/>
            <w:hideMark/>
          </w:tcPr>
          <w:p w14:paraId="0940314A" w14:textId="77777777" w:rsidR="003E5245" w:rsidRPr="000E4D90" w:rsidRDefault="003E5245" w:rsidP="00DF2EE1">
            <w:pPr>
              <w:widowControl/>
              <w:jc w:val="center"/>
              <w:rPr>
                <w:rFonts w:ascii="等线" w:eastAsia="等线" w:hAnsi="等线" w:cs="宋体"/>
                <w:color w:val="000000"/>
                <w:kern w:val="0"/>
                <w:sz w:val="22"/>
              </w:rPr>
            </w:pPr>
            <w:r w:rsidRPr="000E4D90">
              <w:rPr>
                <w:rFonts w:ascii="等线" w:eastAsia="等线" w:hAnsi="等线" w:cs="宋体" w:hint="eastAsia"/>
                <w:color w:val="000000"/>
                <w:kern w:val="0"/>
                <w:sz w:val="22"/>
              </w:rPr>
              <w:t>AdaBoost-Linear discriminant analysis</w:t>
            </w:r>
          </w:p>
        </w:tc>
        <w:tc>
          <w:tcPr>
            <w:tcW w:w="1163" w:type="dxa"/>
            <w:vMerge w:val="restart"/>
            <w:shd w:val="clear" w:color="auto" w:fill="auto"/>
            <w:noWrap/>
            <w:vAlign w:val="center"/>
            <w:hideMark/>
          </w:tcPr>
          <w:p w14:paraId="7EAFA3A5" w14:textId="77777777" w:rsidR="003E5245" w:rsidRPr="000E4D90" w:rsidRDefault="003E5245" w:rsidP="00DF2EE1">
            <w:pPr>
              <w:widowControl/>
              <w:jc w:val="center"/>
              <w:rPr>
                <w:rFonts w:ascii="等线" w:eastAsia="等线" w:hAnsi="等线" w:cs="宋体"/>
                <w:color w:val="000000"/>
                <w:kern w:val="0"/>
                <w:sz w:val="22"/>
              </w:rPr>
            </w:pPr>
            <w:r w:rsidRPr="000E4D90">
              <w:rPr>
                <w:rFonts w:ascii="等线" w:eastAsia="等线" w:hAnsi="等线" w:cs="宋体" w:hint="eastAsia"/>
                <w:color w:val="000000"/>
                <w:kern w:val="0"/>
                <w:sz w:val="22"/>
              </w:rPr>
              <w:t>Nasal flow</w:t>
            </w:r>
          </w:p>
        </w:tc>
        <w:tc>
          <w:tcPr>
            <w:tcW w:w="768" w:type="dxa"/>
            <w:shd w:val="clear" w:color="auto" w:fill="auto"/>
            <w:noWrap/>
            <w:vAlign w:val="center"/>
            <w:hideMark/>
          </w:tcPr>
          <w:p w14:paraId="3325E0E3"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5</w:t>
            </w:r>
          </w:p>
        </w:tc>
        <w:tc>
          <w:tcPr>
            <w:tcW w:w="864" w:type="dxa"/>
            <w:shd w:val="clear" w:color="auto" w:fill="auto"/>
            <w:noWrap/>
            <w:vAlign w:val="center"/>
            <w:hideMark/>
          </w:tcPr>
          <w:p w14:paraId="4F312654"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86.5 </w:t>
            </w:r>
          </w:p>
        </w:tc>
        <w:tc>
          <w:tcPr>
            <w:tcW w:w="0" w:type="auto"/>
            <w:shd w:val="clear" w:color="auto" w:fill="auto"/>
            <w:noWrap/>
            <w:vAlign w:val="center"/>
            <w:hideMark/>
          </w:tcPr>
          <w:p w14:paraId="2B983165"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87.1 </w:t>
            </w:r>
          </w:p>
        </w:tc>
        <w:tc>
          <w:tcPr>
            <w:tcW w:w="0" w:type="auto"/>
            <w:shd w:val="clear" w:color="auto" w:fill="auto"/>
            <w:noWrap/>
            <w:vAlign w:val="center"/>
            <w:hideMark/>
          </w:tcPr>
          <w:p w14:paraId="08ABB11C"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80.0 </w:t>
            </w:r>
          </w:p>
        </w:tc>
      </w:tr>
      <w:tr w:rsidR="003E5245" w:rsidRPr="000E4D90" w14:paraId="5D3DD069" w14:textId="77777777" w:rsidTr="00DF2EE1">
        <w:trPr>
          <w:trHeight w:val="285"/>
          <w:jc w:val="center"/>
        </w:trPr>
        <w:tc>
          <w:tcPr>
            <w:tcW w:w="0" w:type="auto"/>
            <w:vMerge/>
            <w:vAlign w:val="center"/>
            <w:hideMark/>
          </w:tcPr>
          <w:p w14:paraId="0F4C584D" w14:textId="77777777" w:rsidR="003E5245" w:rsidRPr="000E4D90" w:rsidRDefault="003E5245" w:rsidP="00DF2EE1">
            <w:pPr>
              <w:widowControl/>
              <w:jc w:val="left"/>
              <w:rPr>
                <w:rFonts w:ascii="等线" w:eastAsia="等线" w:hAnsi="等线" w:cs="宋体"/>
                <w:color w:val="000000"/>
                <w:kern w:val="0"/>
                <w:sz w:val="22"/>
              </w:rPr>
            </w:pPr>
          </w:p>
        </w:tc>
        <w:tc>
          <w:tcPr>
            <w:tcW w:w="1435" w:type="dxa"/>
            <w:vMerge/>
            <w:vAlign w:val="center"/>
            <w:hideMark/>
          </w:tcPr>
          <w:p w14:paraId="7EE44927" w14:textId="77777777" w:rsidR="003E5245" w:rsidRPr="000E4D90" w:rsidRDefault="003E5245" w:rsidP="00DF2EE1">
            <w:pPr>
              <w:widowControl/>
              <w:jc w:val="left"/>
              <w:rPr>
                <w:rFonts w:ascii="等线" w:eastAsia="等线" w:hAnsi="等线" w:cs="宋体"/>
                <w:color w:val="000000"/>
                <w:kern w:val="0"/>
                <w:sz w:val="22"/>
              </w:rPr>
            </w:pPr>
          </w:p>
        </w:tc>
        <w:tc>
          <w:tcPr>
            <w:tcW w:w="1163" w:type="dxa"/>
            <w:vMerge/>
            <w:vAlign w:val="center"/>
            <w:hideMark/>
          </w:tcPr>
          <w:p w14:paraId="16D74C70" w14:textId="77777777" w:rsidR="003E5245" w:rsidRPr="000E4D90" w:rsidRDefault="003E5245" w:rsidP="00DF2EE1">
            <w:pPr>
              <w:widowControl/>
              <w:jc w:val="left"/>
              <w:rPr>
                <w:rFonts w:ascii="等线" w:eastAsia="等线" w:hAnsi="等线" w:cs="宋体"/>
                <w:color w:val="000000"/>
                <w:kern w:val="0"/>
                <w:sz w:val="22"/>
              </w:rPr>
            </w:pPr>
          </w:p>
        </w:tc>
        <w:tc>
          <w:tcPr>
            <w:tcW w:w="768" w:type="dxa"/>
            <w:shd w:val="clear" w:color="auto" w:fill="auto"/>
            <w:noWrap/>
            <w:vAlign w:val="center"/>
            <w:hideMark/>
          </w:tcPr>
          <w:p w14:paraId="5C9C347C"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15</w:t>
            </w:r>
          </w:p>
        </w:tc>
        <w:tc>
          <w:tcPr>
            <w:tcW w:w="864" w:type="dxa"/>
            <w:shd w:val="clear" w:color="auto" w:fill="auto"/>
            <w:noWrap/>
            <w:vAlign w:val="center"/>
            <w:hideMark/>
          </w:tcPr>
          <w:p w14:paraId="6F96640B"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81.0 </w:t>
            </w:r>
          </w:p>
        </w:tc>
        <w:tc>
          <w:tcPr>
            <w:tcW w:w="0" w:type="auto"/>
            <w:shd w:val="clear" w:color="auto" w:fill="auto"/>
            <w:noWrap/>
            <w:vAlign w:val="center"/>
            <w:hideMark/>
          </w:tcPr>
          <w:p w14:paraId="7788E285"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85.9 </w:t>
            </w:r>
          </w:p>
        </w:tc>
        <w:tc>
          <w:tcPr>
            <w:tcW w:w="0" w:type="auto"/>
            <w:shd w:val="clear" w:color="auto" w:fill="auto"/>
            <w:noWrap/>
            <w:vAlign w:val="center"/>
            <w:hideMark/>
          </w:tcPr>
          <w:p w14:paraId="5966F124"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72.9 </w:t>
            </w:r>
          </w:p>
        </w:tc>
      </w:tr>
      <w:tr w:rsidR="003E5245" w:rsidRPr="000E4D90" w14:paraId="456F2716" w14:textId="77777777" w:rsidTr="00DF2EE1">
        <w:trPr>
          <w:trHeight w:val="285"/>
          <w:jc w:val="center"/>
        </w:trPr>
        <w:tc>
          <w:tcPr>
            <w:tcW w:w="0" w:type="auto"/>
            <w:vMerge/>
            <w:vAlign w:val="center"/>
            <w:hideMark/>
          </w:tcPr>
          <w:p w14:paraId="27714049" w14:textId="77777777" w:rsidR="003E5245" w:rsidRPr="000E4D90" w:rsidRDefault="003E5245" w:rsidP="00DF2EE1">
            <w:pPr>
              <w:widowControl/>
              <w:jc w:val="left"/>
              <w:rPr>
                <w:rFonts w:ascii="等线" w:eastAsia="等线" w:hAnsi="等线" w:cs="宋体"/>
                <w:color w:val="000000"/>
                <w:kern w:val="0"/>
                <w:sz w:val="22"/>
              </w:rPr>
            </w:pPr>
          </w:p>
        </w:tc>
        <w:tc>
          <w:tcPr>
            <w:tcW w:w="1435" w:type="dxa"/>
            <w:vMerge/>
            <w:vAlign w:val="center"/>
            <w:hideMark/>
          </w:tcPr>
          <w:p w14:paraId="3EBBF8D3" w14:textId="77777777" w:rsidR="003E5245" w:rsidRPr="000E4D90" w:rsidRDefault="003E5245" w:rsidP="00DF2EE1">
            <w:pPr>
              <w:widowControl/>
              <w:jc w:val="left"/>
              <w:rPr>
                <w:rFonts w:ascii="等线" w:eastAsia="等线" w:hAnsi="等线" w:cs="宋体"/>
                <w:color w:val="000000"/>
                <w:kern w:val="0"/>
                <w:sz w:val="22"/>
              </w:rPr>
            </w:pPr>
          </w:p>
        </w:tc>
        <w:tc>
          <w:tcPr>
            <w:tcW w:w="1163" w:type="dxa"/>
            <w:vMerge/>
            <w:vAlign w:val="center"/>
            <w:hideMark/>
          </w:tcPr>
          <w:p w14:paraId="4C459B5B" w14:textId="77777777" w:rsidR="003E5245" w:rsidRPr="000E4D90" w:rsidRDefault="003E5245" w:rsidP="00DF2EE1">
            <w:pPr>
              <w:widowControl/>
              <w:jc w:val="left"/>
              <w:rPr>
                <w:rFonts w:ascii="等线" w:eastAsia="等线" w:hAnsi="等线" w:cs="宋体"/>
                <w:color w:val="000000"/>
                <w:kern w:val="0"/>
                <w:sz w:val="22"/>
              </w:rPr>
            </w:pPr>
          </w:p>
        </w:tc>
        <w:tc>
          <w:tcPr>
            <w:tcW w:w="768" w:type="dxa"/>
            <w:shd w:val="clear" w:color="auto" w:fill="auto"/>
            <w:noWrap/>
            <w:vAlign w:val="center"/>
            <w:hideMark/>
          </w:tcPr>
          <w:p w14:paraId="2565D0B2"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30</w:t>
            </w:r>
          </w:p>
        </w:tc>
        <w:tc>
          <w:tcPr>
            <w:tcW w:w="864" w:type="dxa"/>
            <w:shd w:val="clear" w:color="auto" w:fill="auto"/>
            <w:noWrap/>
            <w:vAlign w:val="center"/>
            <w:hideMark/>
          </w:tcPr>
          <w:p w14:paraId="4E03FFF3"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82.5 </w:t>
            </w:r>
          </w:p>
        </w:tc>
        <w:tc>
          <w:tcPr>
            <w:tcW w:w="0" w:type="auto"/>
            <w:shd w:val="clear" w:color="auto" w:fill="auto"/>
            <w:noWrap/>
            <w:vAlign w:val="center"/>
            <w:hideMark/>
          </w:tcPr>
          <w:p w14:paraId="0A7EEB77"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74.2 </w:t>
            </w:r>
          </w:p>
        </w:tc>
        <w:tc>
          <w:tcPr>
            <w:tcW w:w="0" w:type="auto"/>
            <w:shd w:val="clear" w:color="auto" w:fill="auto"/>
            <w:noWrap/>
            <w:vAlign w:val="center"/>
            <w:hideMark/>
          </w:tcPr>
          <w:p w14:paraId="421BF412"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90.6 </w:t>
            </w:r>
          </w:p>
        </w:tc>
      </w:tr>
    </w:tbl>
    <w:p w14:paraId="543B5AF2" w14:textId="77777777" w:rsidR="003E5245" w:rsidRDefault="003E5245" w:rsidP="003E5245"/>
    <w:p w14:paraId="3E389268" w14:textId="26A42284" w:rsidR="003E5245" w:rsidRDefault="003E5245" w:rsidP="003E5245">
      <w:r>
        <w:rPr>
          <w:rFonts w:hint="eastAsia"/>
        </w:rPr>
        <w:t>与此同时我们的研究中仍然存在着一些缺陷。</w:t>
      </w:r>
      <w:r w:rsidR="00BB6C17">
        <w:rPr>
          <w:rFonts w:hint="eastAsia"/>
        </w:rPr>
        <w:t>首先我们没有对</w:t>
      </w:r>
      <w:r w:rsidR="00F81C9D">
        <w:rPr>
          <w:rFonts w:hint="eastAsia"/>
        </w:rPr>
        <w:t>Apnea事件与Hypopnea事件进行进一步的分类，将AHI指数细分为AI指数与HI指数在临床诊断中可能会提供更多的病理学信息，值得在以后的工作中进一步研究；另外</w:t>
      </w:r>
      <w:r>
        <w:rPr>
          <w:rFonts w:hint="eastAsia"/>
        </w:rPr>
        <w:t>我们希望能够在未来能够进行在线测试以检验我们方法的实用性。</w:t>
      </w:r>
    </w:p>
    <w:p w14:paraId="7287D4A0" w14:textId="7B3E4256" w:rsidR="00DF2EE1" w:rsidRDefault="00DF2EE1"/>
    <w:p w14:paraId="1E83C745" w14:textId="2E99C843" w:rsidR="00823EC0" w:rsidRDefault="000B78D5">
      <w:pPr>
        <w:rPr>
          <w:b/>
        </w:rPr>
      </w:pPr>
      <w:r>
        <w:rPr>
          <w:rFonts w:hint="eastAsia"/>
          <w:b/>
        </w:rPr>
        <w:t>5.</w:t>
      </w:r>
      <w:r>
        <w:rPr>
          <w:b/>
        </w:rPr>
        <w:t xml:space="preserve"> </w:t>
      </w:r>
      <w:r>
        <w:rPr>
          <w:rFonts w:hint="eastAsia"/>
          <w:b/>
        </w:rPr>
        <w:t>结论</w:t>
      </w:r>
    </w:p>
    <w:p w14:paraId="5CA4727A" w14:textId="4A72EB5E" w:rsidR="000B78D5" w:rsidRPr="000B78D5" w:rsidRDefault="001C0F00">
      <w:r>
        <w:rPr>
          <w:rFonts w:hint="eastAsia"/>
        </w:rPr>
        <w:t>本研究的目的在于提出一种使用口鼻流量信号与血氧信号的级联分类器模型实时检测SAHS事件并且预测AHI指数。基于以上双通道信号形态学特征的级联分类器模型不仅能够</w:t>
      </w:r>
      <w:r w:rsidR="00DD1165">
        <w:rPr>
          <w:rFonts w:hint="eastAsia"/>
        </w:rPr>
        <w:t>提供</w:t>
      </w:r>
      <w:r>
        <w:rPr>
          <w:rFonts w:hint="eastAsia"/>
        </w:rPr>
        <w:t>SAHS事件的</w:t>
      </w:r>
      <w:r w:rsidR="00DD1165">
        <w:rPr>
          <w:rFonts w:hint="eastAsia"/>
        </w:rPr>
        <w:t>时间</w:t>
      </w:r>
      <w:r>
        <w:rPr>
          <w:rFonts w:hint="eastAsia"/>
        </w:rPr>
        <w:t>信息，并且可以对最终的SAHS严重程度做出诊断。与之前的相关研究相比，不仅</w:t>
      </w:r>
      <w:r w:rsidR="00832FD5">
        <w:rPr>
          <w:rFonts w:hint="eastAsia"/>
        </w:rPr>
        <w:t>确保了对SAHS事件检</w:t>
      </w:r>
      <w:r w:rsidR="00832FD5" w:rsidRPr="00832FD5">
        <w:rPr>
          <w:rFonts w:hint="eastAsia"/>
          <w:highlight w:val="yellow"/>
        </w:rPr>
        <w:t>测的高分辨率</w:t>
      </w:r>
      <w:r w:rsidRPr="00832FD5">
        <w:rPr>
          <w:rFonts w:hint="eastAsia"/>
          <w:highlight w:val="yellow"/>
        </w:rPr>
        <w:t>，</w:t>
      </w:r>
      <w:r w:rsidR="00832FD5" w:rsidRPr="00832FD5">
        <w:rPr>
          <w:rFonts w:hint="eastAsia"/>
          <w:highlight w:val="yellow"/>
        </w:rPr>
        <w:t>而且降低了整个检测过程的计算量，</w:t>
      </w:r>
      <w:r w:rsidR="005373F9">
        <w:rPr>
          <w:rFonts w:hint="eastAsia"/>
          <w:highlight w:val="yellow"/>
        </w:rPr>
        <w:t>有希望成为SAHS实施诊断的有效工具。</w:t>
      </w:r>
    </w:p>
    <w:p w14:paraId="54DEED7C" w14:textId="77777777" w:rsidR="00DF2EE1" w:rsidRDefault="00DF2EE1"/>
    <w:p w14:paraId="2D9A6867" w14:textId="77777777" w:rsidR="008613FC" w:rsidRPr="008613FC" w:rsidRDefault="00DF2EE1" w:rsidP="008613FC">
      <w:pPr>
        <w:pStyle w:val="EndNoteBibliography"/>
        <w:ind w:left="720" w:hanging="720"/>
      </w:pPr>
      <w:r>
        <w:fldChar w:fldCharType="begin"/>
      </w:r>
      <w:r>
        <w:instrText xml:space="preserve"> ADDIN EN.REFLIST </w:instrText>
      </w:r>
      <w:r>
        <w:fldChar w:fldCharType="separate"/>
      </w:r>
      <w:r w:rsidR="008613FC" w:rsidRPr="008613FC">
        <w:t>[1]</w:t>
      </w:r>
      <w:r w:rsidR="008613FC" w:rsidRPr="008613FC">
        <w:tab/>
        <w:t>W. W. Flemons</w:t>
      </w:r>
      <w:r w:rsidR="008613FC" w:rsidRPr="008613FC">
        <w:rPr>
          <w:i/>
        </w:rPr>
        <w:t xml:space="preserve"> et al.</w:t>
      </w:r>
      <w:r w:rsidR="008613FC" w:rsidRPr="008613FC">
        <w:t xml:space="preserve">, "Sleep-related breathing disorders in adults: Recommendations for syndrome definition and measurement techniques in clinical research," (in English), </w:t>
      </w:r>
      <w:r w:rsidR="008613FC" w:rsidRPr="008613FC">
        <w:rPr>
          <w:i/>
        </w:rPr>
        <w:t xml:space="preserve">Sleep, </w:t>
      </w:r>
      <w:r w:rsidR="008613FC" w:rsidRPr="008613FC">
        <w:t>Review vol. 22, no. 5, pp. 667-689, Aug 1999.</w:t>
      </w:r>
    </w:p>
    <w:p w14:paraId="5E5222DF" w14:textId="77777777" w:rsidR="008613FC" w:rsidRPr="008613FC" w:rsidRDefault="008613FC" w:rsidP="008613FC">
      <w:pPr>
        <w:pStyle w:val="EndNoteBibliography"/>
        <w:ind w:left="720" w:hanging="720"/>
      </w:pPr>
      <w:r w:rsidRPr="008613FC">
        <w:t>[2]</w:t>
      </w:r>
      <w:r w:rsidRPr="008613FC">
        <w:tab/>
        <w:t xml:space="preserve">A. S. Jordan, D. G. McSharry, and A. Malhotra, "Adult obstructive sleep apnoea," </w:t>
      </w:r>
      <w:r w:rsidRPr="008613FC">
        <w:rPr>
          <w:i/>
        </w:rPr>
        <w:t xml:space="preserve">Lancet, </w:t>
      </w:r>
      <w:r w:rsidRPr="008613FC">
        <w:t>vol. 383, no. 9918, pp. 736-747, Feb 22 2014.</w:t>
      </w:r>
    </w:p>
    <w:p w14:paraId="4518FEF1" w14:textId="77777777" w:rsidR="008613FC" w:rsidRPr="008613FC" w:rsidRDefault="008613FC" w:rsidP="008613FC">
      <w:pPr>
        <w:pStyle w:val="EndNoteBibliography"/>
        <w:ind w:left="720" w:hanging="720"/>
      </w:pPr>
      <w:r w:rsidRPr="008613FC">
        <w:t>[3]</w:t>
      </w:r>
      <w:r w:rsidRPr="008613FC">
        <w:tab/>
        <w:t xml:space="preserve">T. Young, M. Palta, J. Dempsey, J. Skatrud, S. Weber, and S. Badr, "The occurrence of sleep-disordered breathing among middle-aged adults," </w:t>
      </w:r>
      <w:r w:rsidRPr="008613FC">
        <w:rPr>
          <w:i/>
        </w:rPr>
        <w:t xml:space="preserve">The New England journal of medicine, </w:t>
      </w:r>
      <w:r w:rsidRPr="008613FC">
        <w:t>vol. 328, no. 17, pp. 1230-5, 1993-Apr-29 1993.</w:t>
      </w:r>
    </w:p>
    <w:p w14:paraId="6859D5B9" w14:textId="77777777" w:rsidR="008613FC" w:rsidRPr="008613FC" w:rsidRDefault="008613FC" w:rsidP="008613FC">
      <w:pPr>
        <w:pStyle w:val="EndNoteBibliography"/>
        <w:ind w:left="720" w:hanging="720"/>
      </w:pPr>
      <w:r w:rsidRPr="008613FC">
        <w:t>[4]</w:t>
      </w:r>
      <w:r w:rsidRPr="008613FC">
        <w:tab/>
        <w:t xml:space="preserve">J. N. McNames, A. M. Fraser, and I. Ieee, "Obstructive sleep apnea classification based on </w:t>
      </w:r>
      <w:r w:rsidRPr="008613FC">
        <w:lastRenderedPageBreak/>
        <w:t xml:space="preserve">spectrogram patterns in the electrocardiogram," in </w:t>
      </w:r>
      <w:r w:rsidRPr="008613FC">
        <w:rPr>
          <w:i/>
        </w:rPr>
        <w:t>Computers in Cardiology 2000, Vol 27</w:t>
      </w:r>
      <w:r w:rsidRPr="008613FC">
        <w:t>, vol. 27(Computers in Cardiology, 2000, pp. 749-752.</w:t>
      </w:r>
    </w:p>
    <w:p w14:paraId="407850BD" w14:textId="77777777" w:rsidR="008613FC" w:rsidRPr="008613FC" w:rsidRDefault="008613FC" w:rsidP="008613FC">
      <w:pPr>
        <w:pStyle w:val="EndNoteBibliography"/>
        <w:ind w:left="720" w:hanging="720"/>
      </w:pPr>
      <w:r w:rsidRPr="008613FC">
        <w:t>[5]</w:t>
      </w:r>
      <w:r w:rsidRPr="008613FC">
        <w:tab/>
        <w:t xml:space="preserve">O. Timus and E. Dogru Bolat, "k-NN-based classification of sleep apnea types using ECG," </w:t>
      </w:r>
      <w:r w:rsidRPr="008613FC">
        <w:rPr>
          <w:i/>
        </w:rPr>
        <w:t xml:space="preserve">Turkish Journal of Electrical Engineering and Computer Sciences, </w:t>
      </w:r>
      <w:r w:rsidRPr="008613FC">
        <w:t>vol. 25, no. 4, pp. 3008-3023, 2017 2017.</w:t>
      </w:r>
    </w:p>
    <w:p w14:paraId="369CB240" w14:textId="77777777" w:rsidR="008613FC" w:rsidRPr="008613FC" w:rsidRDefault="008613FC" w:rsidP="008613FC">
      <w:pPr>
        <w:pStyle w:val="EndNoteBibliography"/>
        <w:ind w:left="720" w:hanging="720"/>
      </w:pPr>
      <w:r w:rsidRPr="008613FC">
        <w:t>[6]</w:t>
      </w:r>
      <w:r w:rsidRPr="008613FC">
        <w:tab/>
        <w:t xml:space="preserve">M. Bsoul, H. Minn, and L. Tamil, "Apnea MedAssist: Real-time Sleep Apnea Monitor Using Single-Lead ECG," </w:t>
      </w:r>
      <w:r w:rsidRPr="008613FC">
        <w:rPr>
          <w:i/>
        </w:rPr>
        <w:t xml:space="preserve">Ieee Transactions on Information Technology in Biomedicine, </w:t>
      </w:r>
      <w:r w:rsidRPr="008613FC">
        <w:t>vol. 15, no. 3, pp. 416-427, May 2011.</w:t>
      </w:r>
    </w:p>
    <w:p w14:paraId="6073A8DA" w14:textId="77777777" w:rsidR="008613FC" w:rsidRPr="008613FC" w:rsidRDefault="008613FC" w:rsidP="008613FC">
      <w:pPr>
        <w:pStyle w:val="EndNoteBibliography"/>
        <w:ind w:left="720" w:hanging="720"/>
      </w:pPr>
      <w:r w:rsidRPr="008613FC">
        <w:t>[7]</w:t>
      </w:r>
      <w:r w:rsidRPr="008613FC">
        <w:tab/>
        <w:t>S. H. Choi</w:t>
      </w:r>
      <w:r w:rsidRPr="008613FC">
        <w:rPr>
          <w:i/>
        </w:rPr>
        <w:t xml:space="preserve"> et al.</w:t>
      </w:r>
      <w:r w:rsidRPr="008613FC">
        <w:t xml:space="preserve">, "Real-time apnea-hypopnea event detection during sleep by convolutional neural networks," </w:t>
      </w:r>
      <w:r w:rsidRPr="008613FC">
        <w:rPr>
          <w:i/>
        </w:rPr>
        <w:t xml:space="preserve">Computers in Biology and Medicine, </w:t>
      </w:r>
      <w:r w:rsidRPr="008613FC">
        <w:t>vol. 100, pp. 123-131, 2018/09/01/ 2018.</w:t>
      </w:r>
    </w:p>
    <w:p w14:paraId="2055E486" w14:textId="77777777" w:rsidR="008613FC" w:rsidRPr="008613FC" w:rsidRDefault="008613FC" w:rsidP="008613FC">
      <w:pPr>
        <w:pStyle w:val="EndNoteBibliography"/>
        <w:ind w:left="720" w:hanging="720"/>
      </w:pPr>
      <w:r w:rsidRPr="008613FC">
        <w:t>[8]</w:t>
      </w:r>
      <w:r w:rsidRPr="008613FC">
        <w:tab/>
        <w:t xml:space="preserve">G. C. Gutierrez-Tobal, D. Alvarez, F. del Campo, and R. Hornero, "Utility of AdaBoost to Detect Sleep Apnea-Hypopnea Syndrome From Single-Channel Airflow," (in English), </w:t>
      </w:r>
      <w:r w:rsidRPr="008613FC">
        <w:rPr>
          <w:i/>
        </w:rPr>
        <w:t xml:space="preserve">Ieee Transactions on Biomedical Engineering, </w:t>
      </w:r>
      <w:r w:rsidRPr="008613FC">
        <w:t>Article vol. 63, no. 3, pp. 636-646, Mar 2016.</w:t>
      </w:r>
    </w:p>
    <w:p w14:paraId="29AA440D" w14:textId="77777777" w:rsidR="008613FC" w:rsidRPr="008613FC" w:rsidRDefault="008613FC" w:rsidP="008613FC">
      <w:pPr>
        <w:pStyle w:val="EndNoteBibliography"/>
        <w:ind w:left="720" w:hanging="720"/>
      </w:pPr>
      <w:r w:rsidRPr="008613FC">
        <w:t>[9]</w:t>
      </w:r>
      <w:r w:rsidRPr="008613FC">
        <w:tab/>
        <w:t xml:space="preserve">H. Lee, J. Park, H. Kim, and K.-J. Lee, "New Rule-Based Algorithm for Real-Time Detecting Sleep Apnea and Hypopnea Events Using a Nasal Pressure Signal," </w:t>
      </w:r>
      <w:r w:rsidRPr="008613FC">
        <w:rPr>
          <w:i/>
        </w:rPr>
        <w:t xml:space="preserve">Journal of Medical Systems, </w:t>
      </w:r>
      <w:r w:rsidRPr="008613FC">
        <w:t>vol. 40, no. 12, Dec 2016, Art. no. 282.</w:t>
      </w:r>
    </w:p>
    <w:p w14:paraId="454ACBB4" w14:textId="77777777" w:rsidR="008613FC" w:rsidRPr="008613FC" w:rsidRDefault="008613FC" w:rsidP="008613FC">
      <w:pPr>
        <w:pStyle w:val="EndNoteBibliography"/>
        <w:ind w:left="720" w:hanging="720"/>
      </w:pPr>
      <w:r w:rsidRPr="008613FC">
        <w:t>[10]</w:t>
      </w:r>
      <w:r w:rsidRPr="008613FC">
        <w:tab/>
        <w:t xml:space="preserve">H. Nakano, T. Tanigawao, T. Furukawa, and S. Nishima, "Automatic detection of sleep-disordered breathing from a single-channel airflow record," </w:t>
      </w:r>
      <w:r w:rsidRPr="008613FC">
        <w:rPr>
          <w:i/>
        </w:rPr>
        <w:t xml:space="preserve">European Respiratory Journal, </w:t>
      </w:r>
      <w:r w:rsidRPr="008613FC">
        <w:t>vol. 29, no. 4, pp. 728-736, Apr 2007.</w:t>
      </w:r>
    </w:p>
    <w:p w14:paraId="1671E40F" w14:textId="77777777" w:rsidR="008613FC" w:rsidRPr="008613FC" w:rsidRDefault="008613FC" w:rsidP="008613FC">
      <w:pPr>
        <w:pStyle w:val="EndNoteBibliography"/>
        <w:ind w:left="720" w:hanging="720"/>
      </w:pPr>
      <w:r w:rsidRPr="008613FC">
        <w:t>[11]</w:t>
      </w:r>
      <w:r w:rsidRPr="008613FC">
        <w:tab/>
        <w:t>D. W. Jung</w:t>
      </w:r>
      <w:r w:rsidRPr="008613FC">
        <w:rPr>
          <w:i/>
        </w:rPr>
        <w:t xml:space="preserve"> et al.</w:t>
      </w:r>
      <w:r w:rsidRPr="008613FC">
        <w:t xml:space="preserve">, "Real-Time Automatic Apneic Event Detection Using Nocturnal Pulse Oximetry," (in English), </w:t>
      </w:r>
      <w:r w:rsidRPr="008613FC">
        <w:rPr>
          <w:i/>
        </w:rPr>
        <w:t xml:space="preserve">Ieee Transactions on Biomedical Engineering, </w:t>
      </w:r>
      <w:r w:rsidRPr="008613FC">
        <w:t>Article vol. 65, no. 3, pp. 706-712, Mar 2018.</w:t>
      </w:r>
    </w:p>
    <w:p w14:paraId="7EE73836" w14:textId="77777777" w:rsidR="008613FC" w:rsidRPr="008613FC" w:rsidRDefault="008613FC" w:rsidP="008613FC">
      <w:pPr>
        <w:pStyle w:val="EndNoteBibliography"/>
        <w:ind w:left="720" w:hanging="720"/>
      </w:pPr>
      <w:r w:rsidRPr="008613FC">
        <w:t>[12]</w:t>
      </w:r>
      <w:r w:rsidRPr="008613FC">
        <w:tab/>
        <w:t xml:space="preserve">J. Sola-Soler, J. Antonio Fiz, J. Morera, and R. Jane, "Multiclass classification of subjects with sleep apnoea-hypopnoea syndrome through snoring analysis," </w:t>
      </w:r>
      <w:r w:rsidRPr="008613FC">
        <w:rPr>
          <w:i/>
        </w:rPr>
        <w:t xml:space="preserve">Medical Engineering &amp; Physics, </w:t>
      </w:r>
      <w:r w:rsidRPr="008613FC">
        <w:t>vol. 34, no. 9, pp. 1213-1220, Nov 2012.</w:t>
      </w:r>
    </w:p>
    <w:p w14:paraId="352DC580" w14:textId="77777777" w:rsidR="008613FC" w:rsidRPr="008613FC" w:rsidRDefault="008613FC" w:rsidP="008613FC">
      <w:pPr>
        <w:pStyle w:val="EndNoteBibliography"/>
        <w:ind w:left="720" w:hanging="720"/>
      </w:pPr>
      <w:r w:rsidRPr="008613FC">
        <w:t>[13]</w:t>
      </w:r>
      <w:r w:rsidRPr="008613FC">
        <w:tab/>
        <w:t xml:space="preserve">W. Huang, B. Guo, Y. Shen, and X. Tang, "A novel method to precisely detect apnea and hypopnea events by airflow and oximetry signals," </w:t>
      </w:r>
      <w:r w:rsidRPr="008613FC">
        <w:rPr>
          <w:i/>
        </w:rPr>
        <w:t xml:space="preserve">Computers in Biology and Medicine, </w:t>
      </w:r>
      <w:r w:rsidRPr="008613FC">
        <w:t>vol. 88, pp. 32-40, Sep 1 2017.</w:t>
      </w:r>
    </w:p>
    <w:p w14:paraId="5F368480" w14:textId="77777777" w:rsidR="008613FC" w:rsidRPr="008613FC" w:rsidRDefault="008613FC" w:rsidP="008613FC">
      <w:pPr>
        <w:pStyle w:val="EndNoteBibliography"/>
        <w:ind w:left="720" w:hanging="720"/>
      </w:pPr>
      <w:r w:rsidRPr="008613FC">
        <w:t>[14]</w:t>
      </w:r>
      <w:r w:rsidRPr="008613FC">
        <w:tab/>
        <w:t xml:space="preserve">B. Xie and H. Minn, "Real-Time Sleep Apnea Detection by Classifier Combination," </w:t>
      </w:r>
      <w:r w:rsidRPr="008613FC">
        <w:rPr>
          <w:i/>
        </w:rPr>
        <w:t xml:space="preserve">IEEE Transactions on Information Technology in Biomedicine, </w:t>
      </w:r>
      <w:r w:rsidRPr="008613FC">
        <w:t>vol. 16, no. 3, pp. 469-477, 2012.</w:t>
      </w:r>
    </w:p>
    <w:p w14:paraId="56E8D7CA" w14:textId="77777777" w:rsidR="008613FC" w:rsidRPr="008613FC" w:rsidRDefault="008613FC" w:rsidP="008613FC">
      <w:pPr>
        <w:pStyle w:val="EndNoteBibliography"/>
        <w:ind w:left="720" w:hanging="720"/>
      </w:pPr>
      <w:r w:rsidRPr="008613FC">
        <w:t>[15]</w:t>
      </w:r>
      <w:r w:rsidRPr="008613FC">
        <w:tab/>
        <w:t xml:space="preserve">N. Hoa Dinh, B. A. Wilkins, Q. Cheng, and B. A. Benjamin, "An Online Sleep Apnea Detection Method Based on Recurrence Quantification Analysis," </w:t>
      </w:r>
      <w:r w:rsidRPr="008613FC">
        <w:rPr>
          <w:i/>
        </w:rPr>
        <w:t xml:space="preserve">Ieee Journal of Biomedical and Health Informatics, </w:t>
      </w:r>
      <w:r w:rsidRPr="008613FC">
        <w:t>vol. 18, no. 4, pp. 1285-1293, Jul 2014.</w:t>
      </w:r>
    </w:p>
    <w:p w14:paraId="40069190" w14:textId="77777777" w:rsidR="008613FC" w:rsidRPr="008613FC" w:rsidRDefault="008613FC" w:rsidP="008613FC">
      <w:pPr>
        <w:pStyle w:val="EndNoteBibliography"/>
        <w:ind w:left="720" w:hanging="720"/>
      </w:pPr>
      <w:r w:rsidRPr="008613FC">
        <w:t>[16]</w:t>
      </w:r>
      <w:r w:rsidRPr="008613FC">
        <w:tab/>
        <w:t xml:space="preserve">D. W. Jung, S. H. Hwang, Y. J. Lee, D.-U. Jeong, and K. S. Park, "Apnea-Hypopnea Index Prediction Using Electrocardiogram Acquired During the Sleep-Onset Period," </w:t>
      </w:r>
      <w:r w:rsidRPr="008613FC">
        <w:rPr>
          <w:i/>
        </w:rPr>
        <w:t xml:space="preserve">Ieee Transactions on Biomedical Engineering, </w:t>
      </w:r>
      <w:r w:rsidRPr="008613FC">
        <w:t>vol. 64, no. 2, pp. 295-301, Feb 2017.</w:t>
      </w:r>
    </w:p>
    <w:p w14:paraId="1ECB510F" w14:textId="77777777" w:rsidR="008613FC" w:rsidRPr="008613FC" w:rsidRDefault="008613FC" w:rsidP="008613FC">
      <w:pPr>
        <w:pStyle w:val="EndNoteBibliography"/>
        <w:ind w:left="720" w:hanging="720"/>
      </w:pPr>
      <w:r w:rsidRPr="008613FC">
        <w:t>[17]</w:t>
      </w:r>
      <w:r w:rsidRPr="008613FC">
        <w:tab/>
        <w:t>R. Berry</w:t>
      </w:r>
      <w:r w:rsidRPr="008613FC">
        <w:rPr>
          <w:i/>
        </w:rPr>
        <w:t xml:space="preserve"> et al.</w:t>
      </w:r>
      <w:r w:rsidRPr="008613FC">
        <w:t xml:space="preserve">, "Rules for scoring respiratory events in sleep: update of the 2007 AASM Manual for the Scoring of Sleep and Associated Events. Deliberations of the Sleep Apnea Definitions Task Force of the American Academy of Sleep Medicine," (in eng), </w:t>
      </w:r>
      <w:r w:rsidRPr="008613FC">
        <w:rPr>
          <w:i/>
        </w:rPr>
        <w:t xml:space="preserve">J Clin Sleep Med, </w:t>
      </w:r>
      <w:r w:rsidRPr="008613FC">
        <w:t>vol. 8, no. 5, pp. 597-619, 2012.</w:t>
      </w:r>
    </w:p>
    <w:p w14:paraId="17AFC7D0" w14:textId="77777777" w:rsidR="008613FC" w:rsidRPr="008613FC" w:rsidRDefault="008613FC" w:rsidP="008613FC">
      <w:pPr>
        <w:pStyle w:val="EndNoteBibliography"/>
        <w:ind w:left="720" w:hanging="720"/>
      </w:pPr>
      <w:r w:rsidRPr="008613FC">
        <w:t>[18]</w:t>
      </w:r>
      <w:r w:rsidRPr="008613FC">
        <w:tab/>
        <w:t xml:space="preserve">A. Qureshi, R. D. Ballard, and H. S. Nelson, "Obstructive sleep apnea," </w:t>
      </w:r>
      <w:r w:rsidRPr="008613FC">
        <w:rPr>
          <w:i/>
        </w:rPr>
        <w:t xml:space="preserve">Journal of Allergy and Clinical Immunology, </w:t>
      </w:r>
      <w:r w:rsidRPr="008613FC">
        <w:t>vol. 112, no. 4, pp. 643-651, 2003/10/01/ 2003.</w:t>
      </w:r>
    </w:p>
    <w:p w14:paraId="193EA759" w14:textId="77777777" w:rsidR="008613FC" w:rsidRPr="008613FC" w:rsidRDefault="008613FC" w:rsidP="008613FC">
      <w:pPr>
        <w:pStyle w:val="EndNoteBibliography"/>
        <w:ind w:left="720" w:hanging="720"/>
      </w:pPr>
      <w:r w:rsidRPr="008613FC">
        <w:t>[19]</w:t>
      </w:r>
      <w:r w:rsidRPr="008613FC">
        <w:tab/>
        <w:t xml:space="preserve">f. American academy of sleep medicine task, "Sleep-related breathing disorders in adults : </w:t>
      </w:r>
      <w:r w:rsidRPr="008613FC">
        <w:lastRenderedPageBreak/>
        <w:t xml:space="preserve">recommendations for syndrome definition and measurement techniques in clinical research," </w:t>
      </w:r>
      <w:r w:rsidRPr="008613FC">
        <w:rPr>
          <w:i/>
        </w:rPr>
        <w:t xml:space="preserve">Sleep, </w:t>
      </w:r>
      <w:r w:rsidRPr="008613FC">
        <w:t>vol. 22, pp. 667-689, 1999 1999.</w:t>
      </w:r>
    </w:p>
    <w:p w14:paraId="005319C5" w14:textId="77777777" w:rsidR="008613FC" w:rsidRPr="008613FC" w:rsidRDefault="008613FC" w:rsidP="008613FC">
      <w:pPr>
        <w:pStyle w:val="EndNoteBibliography"/>
        <w:ind w:left="720" w:hanging="720"/>
      </w:pPr>
      <w:r w:rsidRPr="008613FC">
        <w:t>[20]</w:t>
      </w:r>
      <w:r w:rsidRPr="008613FC">
        <w:tab/>
        <w:t>S. Rostig</w:t>
      </w:r>
      <w:r w:rsidRPr="008613FC">
        <w:rPr>
          <w:i/>
        </w:rPr>
        <w:t xml:space="preserve"> et al.</w:t>
      </w:r>
      <w:r w:rsidRPr="008613FC">
        <w:t xml:space="preserve">, "Nonrandom variability of respiration during sleep in healthy humans," </w:t>
      </w:r>
      <w:r w:rsidRPr="008613FC">
        <w:rPr>
          <w:i/>
        </w:rPr>
        <w:t xml:space="preserve">Sleep, </w:t>
      </w:r>
      <w:r w:rsidRPr="008613FC">
        <w:t>vol. 28, no. 4, pp. 411-417, Apr 1 2005.</w:t>
      </w:r>
    </w:p>
    <w:p w14:paraId="579573E9" w14:textId="77777777" w:rsidR="008613FC" w:rsidRPr="008613FC" w:rsidRDefault="008613FC" w:rsidP="008613FC">
      <w:pPr>
        <w:pStyle w:val="EndNoteBibliography"/>
        <w:ind w:left="720" w:hanging="720"/>
      </w:pPr>
      <w:r w:rsidRPr="008613FC">
        <w:t>[21]</w:t>
      </w:r>
      <w:r w:rsidRPr="008613FC">
        <w:tab/>
        <w:t xml:space="preserve">N. Selvaraj, R. Narasimhan, and Ieee, "Detection of Sleep Apnea on a Per-Second Basis Using Respiratory Signals," in </w:t>
      </w:r>
      <w:r w:rsidRPr="008613FC">
        <w:rPr>
          <w:i/>
        </w:rPr>
        <w:t>2013 35th Annual International Conference of the Ieee Engineering in Medicine and Biology Society</w:t>
      </w:r>
      <w:r w:rsidRPr="008613FC">
        <w:t>(IEEE Engineering in Medicine and Biology Society Conference Proceedings, 2013, pp. 2124-2127.</w:t>
      </w:r>
    </w:p>
    <w:p w14:paraId="7077C759" w14:textId="4864A186" w:rsidR="00B310EE" w:rsidRPr="003E5245" w:rsidRDefault="00DF2EE1">
      <w:r>
        <w:fldChar w:fldCharType="end"/>
      </w:r>
    </w:p>
    <w:sectPr w:rsidR="00B310EE" w:rsidRPr="003E5245">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6" w:author="sunset" w:date="2018-12-23T12:52:00Z" w:initials="s">
    <w:p w14:paraId="49278120" w14:textId="77777777" w:rsidR="008E0B9B" w:rsidRDefault="008E0B9B">
      <w:pPr>
        <w:pStyle w:val="ad"/>
      </w:pPr>
      <w:r>
        <w:rPr>
          <w:rStyle w:val="ac"/>
        </w:rPr>
        <w:annotationRef/>
      </w:r>
      <w:r>
        <w:rPr>
          <w:rFonts w:hint="eastAsia"/>
        </w:rPr>
        <w:t>虚警有点过高，比较刺眼，对于虚警有没有进一步分析说明？</w:t>
      </w:r>
    </w:p>
  </w:comment>
  <w:comment w:id="41" w:author="sunset" w:date="2018-12-23T12:53:00Z" w:initials="s">
    <w:p w14:paraId="66BFF27D" w14:textId="77777777" w:rsidR="008E0B9B" w:rsidRDefault="008E0B9B">
      <w:pPr>
        <w:pStyle w:val="ad"/>
      </w:pPr>
      <w:r>
        <w:rPr>
          <w:rStyle w:val="ac"/>
        </w:rPr>
        <w:annotationRef/>
      </w:r>
      <w:r>
        <w:t>7？</w:t>
      </w:r>
    </w:p>
  </w:comment>
  <w:comment w:id="48" w:author="sunset" w:date="2018-12-23T13:01:00Z" w:initials="s">
    <w:p w14:paraId="6E8979CF" w14:textId="77777777" w:rsidR="008E0B9B" w:rsidRDefault="008E0B9B">
      <w:pPr>
        <w:pStyle w:val="ad"/>
      </w:pPr>
      <w:r>
        <w:rPr>
          <w:rStyle w:val="ac"/>
        </w:rPr>
        <w:annotationRef/>
      </w:r>
      <w:r>
        <w:rPr>
          <w:rFonts w:hint="eastAsia"/>
        </w:rPr>
        <w:t>这部分措辞可能要进一步斟酌</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9278120" w15:done="0"/>
  <w15:commentEx w15:paraId="66BFF27D" w15:done="1"/>
  <w15:commentEx w15:paraId="6E8979C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9278120" w16cid:durableId="1FCBB440"/>
  <w16cid:commentId w16cid:paraId="6E8979CF" w16cid:durableId="1FCBB44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14FA644" w14:textId="77777777" w:rsidR="00294A73" w:rsidRDefault="00294A73" w:rsidP="00991E30">
      <w:r>
        <w:separator/>
      </w:r>
    </w:p>
  </w:endnote>
  <w:endnote w:type="continuationSeparator" w:id="0">
    <w:p w14:paraId="4ADD57A5" w14:textId="77777777" w:rsidR="00294A73" w:rsidRDefault="00294A73" w:rsidP="00991E30">
      <w:r>
        <w:continuationSeparator/>
      </w:r>
    </w:p>
  </w:endnote>
  <w:endnote w:type="continuationNotice" w:id="1">
    <w:p w14:paraId="2684D65F" w14:textId="77777777" w:rsidR="00294A73" w:rsidRDefault="00294A7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85A4C4E" w14:textId="77777777" w:rsidR="00294A73" w:rsidRDefault="00294A73" w:rsidP="00991E30">
      <w:r>
        <w:separator/>
      </w:r>
    </w:p>
  </w:footnote>
  <w:footnote w:type="continuationSeparator" w:id="0">
    <w:p w14:paraId="587D8FD9" w14:textId="77777777" w:rsidR="00294A73" w:rsidRDefault="00294A73" w:rsidP="00991E30">
      <w:r>
        <w:continuationSeparator/>
      </w:r>
    </w:p>
  </w:footnote>
  <w:footnote w:type="continuationNotice" w:id="1">
    <w:p w14:paraId="1869FADF" w14:textId="77777777" w:rsidR="00294A73" w:rsidRDefault="00294A73"/>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sunset">
    <w15:presenceInfo w15:providerId="None" w15:userId="sunset"/>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kaitibaogao&lt;/Style&gt;&lt;LeftDelim&gt;{&lt;/LeftDelim&gt;&lt;RightDelim&gt;}&lt;/RightDelim&gt;&lt;FontName&gt;等线&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5zp0rzevixdad7eps2dpfwx9vfwwaafzs5ts&quot;&gt;My EndNote Library&lt;record-ids&gt;&lt;item&gt;1&lt;/item&gt;&lt;item&gt;2&lt;/item&gt;&lt;item&gt;3&lt;/item&gt;&lt;item&gt;4&lt;/item&gt;&lt;item&gt;5&lt;/item&gt;&lt;item&gt;6&lt;/item&gt;&lt;item&gt;7&lt;/item&gt;&lt;item&gt;8&lt;/item&gt;&lt;item&gt;9&lt;/item&gt;&lt;item&gt;10&lt;/item&gt;&lt;item&gt;11&lt;/item&gt;&lt;item&gt;12&lt;/item&gt;&lt;item&gt;13&lt;/item&gt;&lt;item&gt;14&lt;/item&gt;&lt;item&gt;15&lt;/item&gt;&lt;item&gt;16&lt;/item&gt;&lt;item&gt;17&lt;/item&gt;&lt;item&gt;18&lt;/item&gt;&lt;item&gt;19&lt;/item&gt;&lt;item&gt;20&lt;/item&gt;&lt;item&gt;22&lt;/item&gt;&lt;item&gt;23&lt;/item&gt;&lt;/record-ids&gt;&lt;/item&gt;&lt;/Libraries&gt;"/>
  </w:docVars>
  <w:rsids>
    <w:rsidRoot w:val="00270CF7"/>
    <w:rsid w:val="000002C6"/>
    <w:rsid w:val="00022DE8"/>
    <w:rsid w:val="00027AE6"/>
    <w:rsid w:val="00047511"/>
    <w:rsid w:val="0006577F"/>
    <w:rsid w:val="00071721"/>
    <w:rsid w:val="000723DF"/>
    <w:rsid w:val="00095EF8"/>
    <w:rsid w:val="000A16FE"/>
    <w:rsid w:val="000B78D5"/>
    <w:rsid w:val="000C1FD6"/>
    <w:rsid w:val="000C5B4B"/>
    <w:rsid w:val="000C7A68"/>
    <w:rsid w:val="000E4B71"/>
    <w:rsid w:val="000F6E05"/>
    <w:rsid w:val="00110255"/>
    <w:rsid w:val="00134B46"/>
    <w:rsid w:val="001576E2"/>
    <w:rsid w:val="00163DDE"/>
    <w:rsid w:val="001643DD"/>
    <w:rsid w:val="00172F63"/>
    <w:rsid w:val="00175F29"/>
    <w:rsid w:val="001914E3"/>
    <w:rsid w:val="0019210E"/>
    <w:rsid w:val="0019591B"/>
    <w:rsid w:val="00197D1A"/>
    <w:rsid w:val="001A71FE"/>
    <w:rsid w:val="001A752A"/>
    <w:rsid w:val="001C0F00"/>
    <w:rsid w:val="001D0593"/>
    <w:rsid w:val="001D7183"/>
    <w:rsid w:val="001E71D2"/>
    <w:rsid w:val="001E7985"/>
    <w:rsid w:val="00205719"/>
    <w:rsid w:val="002272BF"/>
    <w:rsid w:val="00236580"/>
    <w:rsid w:val="00246C0A"/>
    <w:rsid w:val="00270CF7"/>
    <w:rsid w:val="00294A73"/>
    <w:rsid w:val="0030008E"/>
    <w:rsid w:val="003311A7"/>
    <w:rsid w:val="003524DC"/>
    <w:rsid w:val="0035688A"/>
    <w:rsid w:val="00356A24"/>
    <w:rsid w:val="00381061"/>
    <w:rsid w:val="003857E8"/>
    <w:rsid w:val="003A67C1"/>
    <w:rsid w:val="003C216D"/>
    <w:rsid w:val="003C7CDC"/>
    <w:rsid w:val="003D5152"/>
    <w:rsid w:val="003D7A16"/>
    <w:rsid w:val="003E5245"/>
    <w:rsid w:val="00436AA2"/>
    <w:rsid w:val="00440869"/>
    <w:rsid w:val="00477522"/>
    <w:rsid w:val="00484775"/>
    <w:rsid w:val="004962C2"/>
    <w:rsid w:val="004C6969"/>
    <w:rsid w:val="004E3AF3"/>
    <w:rsid w:val="004E4D68"/>
    <w:rsid w:val="00505121"/>
    <w:rsid w:val="00513E17"/>
    <w:rsid w:val="0053735E"/>
    <w:rsid w:val="005373F9"/>
    <w:rsid w:val="005554F0"/>
    <w:rsid w:val="00557289"/>
    <w:rsid w:val="0056457A"/>
    <w:rsid w:val="0056570E"/>
    <w:rsid w:val="00587828"/>
    <w:rsid w:val="00590486"/>
    <w:rsid w:val="00596FFE"/>
    <w:rsid w:val="005B3CDD"/>
    <w:rsid w:val="005C4288"/>
    <w:rsid w:val="005D1EBF"/>
    <w:rsid w:val="005D53E6"/>
    <w:rsid w:val="005D64FE"/>
    <w:rsid w:val="005D74F8"/>
    <w:rsid w:val="00615F51"/>
    <w:rsid w:val="006403B5"/>
    <w:rsid w:val="006670D1"/>
    <w:rsid w:val="006771B1"/>
    <w:rsid w:val="0069603C"/>
    <w:rsid w:val="006A33B3"/>
    <w:rsid w:val="006A5E68"/>
    <w:rsid w:val="006B78D8"/>
    <w:rsid w:val="006C3D99"/>
    <w:rsid w:val="006C6E54"/>
    <w:rsid w:val="006D5E2D"/>
    <w:rsid w:val="006E3F27"/>
    <w:rsid w:val="006E5419"/>
    <w:rsid w:val="006E6CC6"/>
    <w:rsid w:val="006F2327"/>
    <w:rsid w:val="00712B17"/>
    <w:rsid w:val="00737648"/>
    <w:rsid w:val="00750CD9"/>
    <w:rsid w:val="007631CA"/>
    <w:rsid w:val="007670B3"/>
    <w:rsid w:val="00767999"/>
    <w:rsid w:val="00787BE1"/>
    <w:rsid w:val="007916DC"/>
    <w:rsid w:val="00794D8A"/>
    <w:rsid w:val="00795151"/>
    <w:rsid w:val="007B1C60"/>
    <w:rsid w:val="007C42A7"/>
    <w:rsid w:val="008112C4"/>
    <w:rsid w:val="00814062"/>
    <w:rsid w:val="00821120"/>
    <w:rsid w:val="00822314"/>
    <w:rsid w:val="00823EC0"/>
    <w:rsid w:val="00830941"/>
    <w:rsid w:val="00832FD5"/>
    <w:rsid w:val="00835B5A"/>
    <w:rsid w:val="00842DE5"/>
    <w:rsid w:val="00845ED6"/>
    <w:rsid w:val="0085699B"/>
    <w:rsid w:val="008613FC"/>
    <w:rsid w:val="00863356"/>
    <w:rsid w:val="0086362C"/>
    <w:rsid w:val="00876A76"/>
    <w:rsid w:val="00877951"/>
    <w:rsid w:val="00880A2E"/>
    <w:rsid w:val="008A0936"/>
    <w:rsid w:val="008D35A1"/>
    <w:rsid w:val="008D3739"/>
    <w:rsid w:val="008E0B9B"/>
    <w:rsid w:val="008F4F65"/>
    <w:rsid w:val="008F680B"/>
    <w:rsid w:val="00915594"/>
    <w:rsid w:val="00922D9E"/>
    <w:rsid w:val="009265E3"/>
    <w:rsid w:val="00931312"/>
    <w:rsid w:val="00944CD9"/>
    <w:rsid w:val="00954351"/>
    <w:rsid w:val="00955D0A"/>
    <w:rsid w:val="00965715"/>
    <w:rsid w:val="00970EB3"/>
    <w:rsid w:val="00973B8B"/>
    <w:rsid w:val="00991E30"/>
    <w:rsid w:val="00992469"/>
    <w:rsid w:val="009C00E2"/>
    <w:rsid w:val="009C5004"/>
    <w:rsid w:val="009D19DA"/>
    <w:rsid w:val="00A1413E"/>
    <w:rsid w:val="00A17D69"/>
    <w:rsid w:val="00A27B91"/>
    <w:rsid w:val="00A474F0"/>
    <w:rsid w:val="00A5436D"/>
    <w:rsid w:val="00A63BB3"/>
    <w:rsid w:val="00A86349"/>
    <w:rsid w:val="00A86AE5"/>
    <w:rsid w:val="00A86E74"/>
    <w:rsid w:val="00AA2468"/>
    <w:rsid w:val="00AD656D"/>
    <w:rsid w:val="00AF427E"/>
    <w:rsid w:val="00B04C94"/>
    <w:rsid w:val="00B1171C"/>
    <w:rsid w:val="00B13D00"/>
    <w:rsid w:val="00B253E3"/>
    <w:rsid w:val="00B310EE"/>
    <w:rsid w:val="00B36836"/>
    <w:rsid w:val="00B50FA0"/>
    <w:rsid w:val="00B60AC4"/>
    <w:rsid w:val="00B632FB"/>
    <w:rsid w:val="00B64FB5"/>
    <w:rsid w:val="00B7073B"/>
    <w:rsid w:val="00B70D88"/>
    <w:rsid w:val="00B70E54"/>
    <w:rsid w:val="00B900C2"/>
    <w:rsid w:val="00B97BFB"/>
    <w:rsid w:val="00BB37A6"/>
    <w:rsid w:val="00BB6C17"/>
    <w:rsid w:val="00BC080F"/>
    <w:rsid w:val="00BD10CC"/>
    <w:rsid w:val="00BD2170"/>
    <w:rsid w:val="00BE1CA2"/>
    <w:rsid w:val="00C21DC9"/>
    <w:rsid w:val="00C22E03"/>
    <w:rsid w:val="00C27169"/>
    <w:rsid w:val="00C40721"/>
    <w:rsid w:val="00C74647"/>
    <w:rsid w:val="00C76FBD"/>
    <w:rsid w:val="00C91848"/>
    <w:rsid w:val="00C9709D"/>
    <w:rsid w:val="00CA3559"/>
    <w:rsid w:val="00CB3BD6"/>
    <w:rsid w:val="00CD1BE9"/>
    <w:rsid w:val="00CD52D1"/>
    <w:rsid w:val="00CE7390"/>
    <w:rsid w:val="00CF253E"/>
    <w:rsid w:val="00CF5164"/>
    <w:rsid w:val="00D1014A"/>
    <w:rsid w:val="00D20C56"/>
    <w:rsid w:val="00D33074"/>
    <w:rsid w:val="00D532B5"/>
    <w:rsid w:val="00D53521"/>
    <w:rsid w:val="00DA27E9"/>
    <w:rsid w:val="00DB29A1"/>
    <w:rsid w:val="00DB4B53"/>
    <w:rsid w:val="00DB5F67"/>
    <w:rsid w:val="00DD1165"/>
    <w:rsid w:val="00DD1662"/>
    <w:rsid w:val="00DD2F67"/>
    <w:rsid w:val="00DD6AFF"/>
    <w:rsid w:val="00DE311A"/>
    <w:rsid w:val="00DE6193"/>
    <w:rsid w:val="00DF2EE1"/>
    <w:rsid w:val="00DF7723"/>
    <w:rsid w:val="00E201ED"/>
    <w:rsid w:val="00E26004"/>
    <w:rsid w:val="00E31AEB"/>
    <w:rsid w:val="00E37674"/>
    <w:rsid w:val="00E42F27"/>
    <w:rsid w:val="00E70584"/>
    <w:rsid w:val="00E705F7"/>
    <w:rsid w:val="00E74D26"/>
    <w:rsid w:val="00EA59EA"/>
    <w:rsid w:val="00EA5A3F"/>
    <w:rsid w:val="00EB2A2E"/>
    <w:rsid w:val="00EE0A1D"/>
    <w:rsid w:val="00F03AA6"/>
    <w:rsid w:val="00F11219"/>
    <w:rsid w:val="00F15CF3"/>
    <w:rsid w:val="00F20FB8"/>
    <w:rsid w:val="00F2510F"/>
    <w:rsid w:val="00F727D1"/>
    <w:rsid w:val="00F81C9D"/>
    <w:rsid w:val="00F90D6F"/>
    <w:rsid w:val="00FB2995"/>
    <w:rsid w:val="00FB79E1"/>
    <w:rsid w:val="00FD3960"/>
    <w:rsid w:val="00FD7CE4"/>
    <w:rsid w:val="00FE48E5"/>
    <w:rsid w:val="00FF5BE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A467AD"/>
  <w15:chartTrackingRefBased/>
  <w15:docId w15:val="{BBC08DDF-1B0D-49D1-83CA-EAE3939734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6771B1"/>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link w:val="a4"/>
    <w:uiPriority w:val="35"/>
    <w:unhideWhenUsed/>
    <w:qFormat/>
    <w:rsid w:val="003E5245"/>
    <w:rPr>
      <w:rFonts w:asciiTheme="majorHAnsi" w:eastAsia="黑体" w:hAnsiTheme="majorHAnsi" w:cstheme="majorBidi"/>
      <w:sz w:val="20"/>
      <w:szCs w:val="20"/>
    </w:rPr>
  </w:style>
  <w:style w:type="table" w:styleId="a5">
    <w:name w:val="Table Grid"/>
    <w:basedOn w:val="a1"/>
    <w:uiPriority w:val="39"/>
    <w:rsid w:val="003E524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ndNoteBibliographyTitle">
    <w:name w:val="EndNote Bibliography Title"/>
    <w:basedOn w:val="a"/>
    <w:link w:val="EndNoteBibliographyTitle0"/>
    <w:rsid w:val="00DF2EE1"/>
    <w:pPr>
      <w:jc w:val="center"/>
    </w:pPr>
    <w:rPr>
      <w:rFonts w:ascii="等线" w:eastAsia="等线" w:hAnsi="等线"/>
      <w:noProof/>
      <w:sz w:val="20"/>
    </w:rPr>
  </w:style>
  <w:style w:type="character" w:customStyle="1" w:styleId="EndNoteBibliographyTitle0">
    <w:name w:val="EndNote Bibliography Title 字符"/>
    <w:basedOn w:val="a0"/>
    <w:link w:val="EndNoteBibliographyTitle"/>
    <w:rsid w:val="00DF2EE1"/>
    <w:rPr>
      <w:rFonts w:ascii="等线" w:eastAsia="等线" w:hAnsi="等线"/>
      <w:noProof/>
      <w:sz w:val="20"/>
    </w:rPr>
  </w:style>
  <w:style w:type="paragraph" w:customStyle="1" w:styleId="EndNoteBibliography">
    <w:name w:val="EndNote Bibliography"/>
    <w:basedOn w:val="a"/>
    <w:link w:val="EndNoteBibliography0"/>
    <w:rsid w:val="00DF2EE1"/>
    <w:rPr>
      <w:rFonts w:ascii="等线" w:eastAsia="等线" w:hAnsi="等线"/>
      <w:noProof/>
      <w:sz w:val="20"/>
    </w:rPr>
  </w:style>
  <w:style w:type="character" w:customStyle="1" w:styleId="EndNoteBibliography0">
    <w:name w:val="EndNote Bibliography 字符"/>
    <w:basedOn w:val="a0"/>
    <w:link w:val="EndNoteBibliography"/>
    <w:rsid w:val="00DF2EE1"/>
    <w:rPr>
      <w:rFonts w:ascii="等线" w:eastAsia="等线" w:hAnsi="等线"/>
      <w:noProof/>
      <w:sz w:val="20"/>
    </w:rPr>
  </w:style>
  <w:style w:type="paragraph" w:styleId="a6">
    <w:name w:val="header"/>
    <w:basedOn w:val="a"/>
    <w:link w:val="a7"/>
    <w:uiPriority w:val="99"/>
    <w:unhideWhenUsed/>
    <w:rsid w:val="00991E30"/>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991E30"/>
    <w:rPr>
      <w:sz w:val="18"/>
      <w:szCs w:val="18"/>
    </w:rPr>
  </w:style>
  <w:style w:type="paragraph" w:styleId="a8">
    <w:name w:val="footer"/>
    <w:basedOn w:val="a"/>
    <w:link w:val="a9"/>
    <w:uiPriority w:val="99"/>
    <w:unhideWhenUsed/>
    <w:rsid w:val="00991E30"/>
    <w:pPr>
      <w:tabs>
        <w:tab w:val="center" w:pos="4153"/>
        <w:tab w:val="right" w:pos="8306"/>
      </w:tabs>
      <w:snapToGrid w:val="0"/>
      <w:jc w:val="left"/>
    </w:pPr>
    <w:rPr>
      <w:sz w:val="18"/>
      <w:szCs w:val="18"/>
    </w:rPr>
  </w:style>
  <w:style w:type="character" w:customStyle="1" w:styleId="a9">
    <w:name w:val="页脚 字符"/>
    <w:basedOn w:val="a0"/>
    <w:link w:val="a8"/>
    <w:uiPriority w:val="99"/>
    <w:rsid w:val="00991E30"/>
    <w:rPr>
      <w:sz w:val="18"/>
      <w:szCs w:val="18"/>
    </w:rPr>
  </w:style>
  <w:style w:type="paragraph" w:customStyle="1" w:styleId="aa">
    <w:name w:val="公式"/>
    <w:basedOn w:val="a3"/>
    <w:link w:val="ab"/>
    <w:rsid w:val="00B97BFB"/>
    <w:pPr>
      <w:keepNext/>
      <w:tabs>
        <w:tab w:val="center" w:pos="4156"/>
        <w:tab w:val="right" w:pos="10109"/>
      </w:tabs>
    </w:pPr>
  </w:style>
  <w:style w:type="paragraph" w:customStyle="1" w:styleId="1">
    <w:name w:val="公式1"/>
    <w:basedOn w:val="aa"/>
    <w:link w:val="10"/>
    <w:qFormat/>
    <w:rsid w:val="00DF7723"/>
    <w:rPr>
      <w:rFonts w:asciiTheme="minorHAnsi" w:eastAsiaTheme="minorEastAsia" w:hAnsiTheme="minorHAnsi" w:cstheme="minorBidi"/>
    </w:rPr>
  </w:style>
  <w:style w:type="character" w:customStyle="1" w:styleId="a4">
    <w:name w:val="题注 字符"/>
    <w:basedOn w:val="a0"/>
    <w:link w:val="a3"/>
    <w:uiPriority w:val="35"/>
    <w:rsid w:val="00B97BFB"/>
    <w:rPr>
      <w:rFonts w:asciiTheme="majorHAnsi" w:eastAsia="黑体" w:hAnsiTheme="majorHAnsi" w:cstheme="majorBidi"/>
      <w:sz w:val="20"/>
      <w:szCs w:val="20"/>
    </w:rPr>
  </w:style>
  <w:style w:type="character" w:customStyle="1" w:styleId="ab">
    <w:name w:val="公式 字符"/>
    <w:basedOn w:val="a4"/>
    <w:link w:val="aa"/>
    <w:rsid w:val="00B97BFB"/>
    <w:rPr>
      <w:rFonts w:asciiTheme="majorHAnsi" w:eastAsia="黑体" w:hAnsiTheme="majorHAnsi" w:cstheme="majorBidi"/>
      <w:sz w:val="20"/>
      <w:szCs w:val="20"/>
    </w:rPr>
  </w:style>
  <w:style w:type="character" w:customStyle="1" w:styleId="10">
    <w:name w:val="公式1 字符"/>
    <w:basedOn w:val="ab"/>
    <w:link w:val="1"/>
    <w:rsid w:val="00DF7723"/>
    <w:rPr>
      <w:rFonts w:asciiTheme="majorHAnsi" w:eastAsia="黑体" w:hAnsiTheme="majorHAnsi" w:cstheme="majorBidi"/>
      <w:sz w:val="20"/>
      <w:szCs w:val="20"/>
    </w:rPr>
  </w:style>
  <w:style w:type="character" w:styleId="ac">
    <w:name w:val="annotation reference"/>
    <w:basedOn w:val="a0"/>
    <w:uiPriority w:val="99"/>
    <w:semiHidden/>
    <w:unhideWhenUsed/>
    <w:rsid w:val="003C216D"/>
    <w:rPr>
      <w:sz w:val="21"/>
      <w:szCs w:val="21"/>
    </w:rPr>
  </w:style>
  <w:style w:type="paragraph" w:styleId="ad">
    <w:name w:val="annotation text"/>
    <w:basedOn w:val="a"/>
    <w:link w:val="ae"/>
    <w:uiPriority w:val="99"/>
    <w:semiHidden/>
    <w:unhideWhenUsed/>
    <w:rsid w:val="003C216D"/>
    <w:pPr>
      <w:jc w:val="left"/>
    </w:pPr>
  </w:style>
  <w:style w:type="character" w:customStyle="1" w:styleId="ae">
    <w:name w:val="批注文字 字符"/>
    <w:basedOn w:val="a0"/>
    <w:link w:val="ad"/>
    <w:uiPriority w:val="99"/>
    <w:semiHidden/>
    <w:rsid w:val="003C216D"/>
  </w:style>
  <w:style w:type="paragraph" w:styleId="af">
    <w:name w:val="annotation subject"/>
    <w:basedOn w:val="ad"/>
    <w:next w:val="ad"/>
    <w:link w:val="af0"/>
    <w:uiPriority w:val="99"/>
    <w:semiHidden/>
    <w:unhideWhenUsed/>
    <w:rsid w:val="003C216D"/>
    <w:rPr>
      <w:b/>
      <w:bCs/>
    </w:rPr>
  </w:style>
  <w:style w:type="character" w:customStyle="1" w:styleId="af0">
    <w:name w:val="批注主题 字符"/>
    <w:basedOn w:val="ae"/>
    <w:link w:val="af"/>
    <w:uiPriority w:val="99"/>
    <w:semiHidden/>
    <w:rsid w:val="003C216D"/>
    <w:rPr>
      <w:b/>
      <w:bCs/>
    </w:rPr>
  </w:style>
  <w:style w:type="paragraph" w:styleId="af1">
    <w:name w:val="Balloon Text"/>
    <w:basedOn w:val="a"/>
    <w:link w:val="af2"/>
    <w:uiPriority w:val="99"/>
    <w:semiHidden/>
    <w:unhideWhenUsed/>
    <w:rsid w:val="003C216D"/>
    <w:rPr>
      <w:sz w:val="18"/>
      <w:szCs w:val="18"/>
    </w:rPr>
  </w:style>
  <w:style w:type="character" w:customStyle="1" w:styleId="af2">
    <w:name w:val="批注框文本 字符"/>
    <w:basedOn w:val="a0"/>
    <w:link w:val="af1"/>
    <w:uiPriority w:val="99"/>
    <w:semiHidden/>
    <w:rsid w:val="003C216D"/>
    <w:rPr>
      <w:sz w:val="18"/>
      <w:szCs w:val="18"/>
    </w:rPr>
  </w:style>
  <w:style w:type="paragraph" w:styleId="af3">
    <w:name w:val="Revision"/>
    <w:hidden/>
    <w:uiPriority w:val="99"/>
    <w:semiHidden/>
    <w:rsid w:val="003C216D"/>
  </w:style>
  <w:style w:type="character" w:styleId="af4">
    <w:name w:val="Placeholder Text"/>
    <w:basedOn w:val="a0"/>
    <w:uiPriority w:val="99"/>
    <w:semiHidden/>
    <w:rsid w:val="00B13D0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34172">
      <w:bodyDiv w:val="1"/>
      <w:marLeft w:val="0"/>
      <w:marRight w:val="0"/>
      <w:marTop w:val="0"/>
      <w:marBottom w:val="0"/>
      <w:divBdr>
        <w:top w:val="none" w:sz="0" w:space="0" w:color="auto"/>
        <w:left w:val="none" w:sz="0" w:space="0" w:color="auto"/>
        <w:bottom w:val="none" w:sz="0" w:space="0" w:color="auto"/>
        <w:right w:val="none" w:sz="0" w:space="0" w:color="auto"/>
      </w:divBdr>
    </w:div>
    <w:div w:id="1092817298">
      <w:bodyDiv w:val="1"/>
      <w:marLeft w:val="0"/>
      <w:marRight w:val="0"/>
      <w:marTop w:val="0"/>
      <w:marBottom w:val="0"/>
      <w:divBdr>
        <w:top w:val="none" w:sz="0" w:space="0" w:color="auto"/>
        <w:left w:val="none" w:sz="0" w:space="0" w:color="auto"/>
        <w:bottom w:val="none" w:sz="0" w:space="0" w:color="auto"/>
        <w:right w:val="none" w:sz="0" w:space="0" w:color="auto"/>
      </w:divBdr>
    </w:div>
    <w:div w:id="1407193571">
      <w:bodyDiv w:val="1"/>
      <w:marLeft w:val="0"/>
      <w:marRight w:val="0"/>
      <w:marTop w:val="0"/>
      <w:marBottom w:val="0"/>
      <w:divBdr>
        <w:top w:val="none" w:sz="0" w:space="0" w:color="auto"/>
        <w:left w:val="none" w:sz="0" w:space="0" w:color="auto"/>
        <w:bottom w:val="none" w:sz="0" w:space="0" w:color="auto"/>
        <w:right w:val="none" w:sz="0" w:space="0" w:color="auto"/>
      </w:divBdr>
    </w:div>
    <w:div w:id="1419056210">
      <w:bodyDiv w:val="1"/>
      <w:marLeft w:val="0"/>
      <w:marRight w:val="0"/>
      <w:marTop w:val="0"/>
      <w:marBottom w:val="0"/>
      <w:divBdr>
        <w:top w:val="none" w:sz="0" w:space="0" w:color="auto"/>
        <w:left w:val="none" w:sz="0" w:space="0" w:color="auto"/>
        <w:bottom w:val="none" w:sz="0" w:space="0" w:color="auto"/>
        <w:right w:val="none" w:sz="0" w:space="0" w:color="auto"/>
      </w:divBdr>
    </w:div>
    <w:div w:id="1438675094">
      <w:bodyDiv w:val="1"/>
      <w:marLeft w:val="0"/>
      <w:marRight w:val="0"/>
      <w:marTop w:val="0"/>
      <w:marBottom w:val="0"/>
      <w:divBdr>
        <w:top w:val="none" w:sz="0" w:space="0" w:color="auto"/>
        <w:left w:val="none" w:sz="0" w:space="0" w:color="auto"/>
        <w:bottom w:val="none" w:sz="0" w:space="0" w:color="auto"/>
        <w:right w:val="none" w:sz="0" w:space="0" w:color="auto"/>
      </w:divBdr>
    </w:div>
    <w:div w:id="15893829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4.tif"/><Relationship Id="rId18" Type="http://schemas.openxmlformats.org/officeDocument/2006/relationships/image" Target="media/image9.tiff"/><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1.tiff"/><Relationship Id="rId12" Type="http://schemas.openxmlformats.org/officeDocument/2006/relationships/image" Target="media/image3.tif"/><Relationship Id="rId17" Type="http://schemas.openxmlformats.org/officeDocument/2006/relationships/image" Target="media/image8.png"/><Relationship Id="rId25" Type="http://schemas.microsoft.com/office/2011/relationships/people" Target="people.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tiff"/><Relationship Id="rId1" Type="http://schemas.openxmlformats.org/officeDocument/2006/relationships/customXml" Target="../customXml/item1.xml"/><Relationship Id="rId6" Type="http://schemas.openxmlformats.org/officeDocument/2006/relationships/endnotes" Target="endnotes.xml"/><Relationship Id="rId11" Type="http://schemas.microsoft.com/office/2016/09/relationships/commentsIds" Target="commentsIds.xml"/><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10" Type="http://schemas.microsoft.com/office/2011/relationships/commentsExtended" Target="commentsExtended.xml"/><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comments" Target="comments.xml"/><Relationship Id="rId14" Type="http://schemas.openxmlformats.org/officeDocument/2006/relationships/image" Target="media/image5.tif"/><Relationship Id="rId22" Type="http://schemas.openxmlformats.org/officeDocument/2006/relationships/image" Target="media/image13.tif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3E8DBE-046A-49BD-8885-90A53FA7B0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2018</TotalTime>
  <Pages>11</Pages>
  <Words>4609</Words>
  <Characters>26272</Characters>
  <Application>Microsoft Office Word</Application>
  <DocSecurity>0</DocSecurity>
  <Lines>218</Lines>
  <Paragraphs>61</Paragraphs>
  <ScaleCrop>false</ScaleCrop>
  <Company/>
  <LinksUpToDate>false</LinksUpToDate>
  <CharactersWithSpaces>30820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邓 晨阳</dc:creator>
  <cp:keywords/>
  <dc:description/>
  <cp:lastModifiedBy>邓 晨阳</cp:lastModifiedBy>
  <cp:revision>93</cp:revision>
  <dcterms:created xsi:type="dcterms:W3CDTF">2018-12-18T10:52:00Z</dcterms:created>
  <dcterms:modified xsi:type="dcterms:W3CDTF">2018-12-26T13:50:00Z</dcterms:modified>
</cp:coreProperties>
</file>